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016569" w14:textId="77777777" w:rsidR="0088113D" w:rsidRDefault="0088113D" w:rsidP="0088113D">
      <w:pPr>
        <w:pStyle w:val="Titlepagenormal"/>
      </w:pPr>
    </w:p>
    <w:p w14:paraId="369C29EA" w14:textId="77777777" w:rsidR="0002385C" w:rsidRPr="0002385C" w:rsidRDefault="0002385C" w:rsidP="0002385C">
      <w:pPr>
        <w:pStyle w:val="Titlepagenormal"/>
      </w:pPr>
    </w:p>
    <w:p w14:paraId="2000B566" w14:textId="77777777" w:rsidR="0088113D" w:rsidRDefault="0088113D" w:rsidP="0088113D">
      <w:pPr>
        <w:pStyle w:val="Titlepagenormal"/>
      </w:pPr>
    </w:p>
    <w:p w14:paraId="563BD728" w14:textId="77777777" w:rsidR="0002385C" w:rsidRDefault="0088113D" w:rsidP="0002385C">
      <w:pPr>
        <w:pStyle w:val="Titlepagenormal"/>
      </w:pPr>
      <w:r>
        <w:t>JAMES COOK UNIVERSITY</w:t>
      </w:r>
    </w:p>
    <w:p w14:paraId="50B9EFD9" w14:textId="77777777" w:rsidR="0002385C" w:rsidRPr="0002385C" w:rsidRDefault="0002385C" w:rsidP="0002385C">
      <w:pPr>
        <w:pStyle w:val="Titlepagenormal"/>
      </w:pPr>
    </w:p>
    <w:p w14:paraId="08333B44" w14:textId="77777777" w:rsidR="0088113D" w:rsidRPr="0002385C" w:rsidRDefault="0088113D" w:rsidP="0002385C">
      <w:pPr>
        <w:pStyle w:val="Titlepagenormal"/>
        <w:rPr>
          <w:sz w:val="48"/>
          <w:szCs w:val="48"/>
        </w:rPr>
      </w:pPr>
      <w:r w:rsidRPr="0002385C">
        <w:rPr>
          <w:sz w:val="48"/>
          <w:szCs w:val="48"/>
        </w:rPr>
        <w:t>SCHOOL OF ENGINEERING</w:t>
      </w:r>
    </w:p>
    <w:p w14:paraId="3075549B" w14:textId="77777777" w:rsidR="0088113D" w:rsidRPr="0002385C" w:rsidRDefault="0088113D" w:rsidP="0002385C">
      <w:pPr>
        <w:pStyle w:val="Titlepagenormal"/>
        <w:rPr>
          <w:rFonts w:ascii="Arial" w:hAnsi="Arial" w:cs="Arial"/>
          <w:sz w:val="24"/>
        </w:rPr>
      </w:pPr>
    </w:p>
    <w:p w14:paraId="203B7AEE" w14:textId="77777777" w:rsidR="0002385C" w:rsidRPr="0002385C" w:rsidRDefault="0002385C" w:rsidP="0002385C"/>
    <w:p w14:paraId="24E7ADEA" w14:textId="77777777" w:rsidR="0088113D" w:rsidRPr="0002385C" w:rsidRDefault="0088113D" w:rsidP="0002385C">
      <w:pPr>
        <w:pStyle w:val="Titlepagenormal"/>
        <w:rPr>
          <w:rFonts w:ascii="Arial" w:hAnsi="Arial" w:cs="Arial"/>
          <w:sz w:val="24"/>
        </w:rPr>
      </w:pPr>
    </w:p>
    <w:p w14:paraId="6707BF59" w14:textId="77777777" w:rsidR="0088113D" w:rsidRPr="0002385C" w:rsidRDefault="0088113D" w:rsidP="0002385C">
      <w:pPr>
        <w:pStyle w:val="Titlepagenormal"/>
        <w:rPr>
          <w:sz w:val="44"/>
          <w:szCs w:val="44"/>
        </w:rPr>
      </w:pPr>
      <w:r w:rsidRPr="0002385C">
        <w:rPr>
          <w:sz w:val="44"/>
          <w:szCs w:val="44"/>
        </w:rPr>
        <w:t>EG4011/2</w:t>
      </w:r>
    </w:p>
    <w:p w14:paraId="2F44B544" w14:textId="77777777" w:rsidR="0088113D" w:rsidRPr="0002385C" w:rsidRDefault="0088113D" w:rsidP="0002385C">
      <w:pPr>
        <w:pStyle w:val="Titlepagenormal"/>
        <w:rPr>
          <w:sz w:val="44"/>
          <w:szCs w:val="44"/>
        </w:rPr>
      </w:pPr>
    </w:p>
    <w:p w14:paraId="79EAB5CF" w14:textId="77777777" w:rsidR="0002385C" w:rsidRPr="0002385C" w:rsidRDefault="0002385C" w:rsidP="0002385C"/>
    <w:p w14:paraId="3C4DCAAC" w14:textId="77777777" w:rsidR="0088113D" w:rsidRPr="0002385C" w:rsidRDefault="0088113D" w:rsidP="0002385C">
      <w:pPr>
        <w:pStyle w:val="Titlepagenormal"/>
        <w:rPr>
          <w:rFonts w:ascii="Arial" w:hAnsi="Arial" w:cs="Arial"/>
          <w:sz w:val="24"/>
        </w:rPr>
      </w:pPr>
    </w:p>
    <w:p w14:paraId="0F6507B9" w14:textId="0ACAAD00" w:rsidR="0088113D" w:rsidRPr="0002385C" w:rsidRDefault="007D44EA" w:rsidP="0002385C">
      <w:pPr>
        <w:pStyle w:val="Titlepagenormal"/>
        <w:rPr>
          <w:rFonts w:ascii="Arial" w:hAnsi="Arial" w:cs="Arial"/>
          <w:spacing w:val="80"/>
          <w:sz w:val="36"/>
          <w:szCs w:val="36"/>
        </w:rPr>
      </w:pPr>
      <w:r>
        <w:rPr>
          <w:rFonts w:ascii="Arial" w:hAnsi="Arial" w:cs="Arial"/>
          <w:spacing w:val="80"/>
          <w:sz w:val="36"/>
          <w:szCs w:val="36"/>
        </w:rPr>
        <w:t>Practical Speech Enhancement in Babble using Non-negative matrix Factorisation</w:t>
      </w:r>
    </w:p>
    <w:p w14:paraId="31E5F284" w14:textId="77777777" w:rsidR="0088113D" w:rsidRPr="0002385C" w:rsidRDefault="0088113D" w:rsidP="0002385C">
      <w:pPr>
        <w:pStyle w:val="Titlepagenormal"/>
        <w:rPr>
          <w:rFonts w:ascii="Arial" w:hAnsi="Arial" w:cs="Arial"/>
          <w:sz w:val="24"/>
        </w:rPr>
      </w:pPr>
    </w:p>
    <w:p w14:paraId="5D956F2B" w14:textId="77777777" w:rsidR="0002385C" w:rsidRDefault="0002385C" w:rsidP="0002385C"/>
    <w:p w14:paraId="48D6ADD2" w14:textId="77777777" w:rsidR="0002385C" w:rsidRPr="0002385C" w:rsidRDefault="0002385C" w:rsidP="0002385C"/>
    <w:p w14:paraId="6ED72C06" w14:textId="77777777" w:rsidR="0088113D" w:rsidRPr="0002385C" w:rsidRDefault="0088113D" w:rsidP="0002385C">
      <w:pPr>
        <w:pStyle w:val="Titlepagenormal"/>
        <w:rPr>
          <w:rFonts w:ascii="Arial" w:hAnsi="Arial" w:cs="Arial"/>
          <w:sz w:val="24"/>
        </w:rPr>
      </w:pPr>
    </w:p>
    <w:p w14:paraId="4FC0E11C" w14:textId="77777777" w:rsidR="0088113D" w:rsidRDefault="004507AE" w:rsidP="0088113D">
      <w:pPr>
        <w:pStyle w:val="Titlepagenormal"/>
      </w:pPr>
      <w:r>
        <w:t>Ashley Gillman</w:t>
      </w:r>
    </w:p>
    <w:p w14:paraId="3588BD9F" w14:textId="5AA073EA" w:rsidR="0088113D" w:rsidRPr="00E74383" w:rsidRDefault="00E74383" w:rsidP="0002385C">
      <w:pPr>
        <w:pStyle w:val="Titlepagenormal"/>
      </w:pPr>
      <w:ins w:id="0" w:author="Ashley Gillman" w:date="2014-05-08T23:51:00Z">
        <w:r w:rsidRPr="00E74383">
          <w:t>Bachelor of Engineering (Electrical)</w:t>
        </w:r>
      </w:ins>
    </w:p>
    <w:p w14:paraId="59DF5D6B" w14:textId="77777777" w:rsidR="0002385C" w:rsidRPr="0002385C" w:rsidRDefault="0002385C" w:rsidP="0002385C"/>
    <w:p w14:paraId="690FB7D9" w14:textId="77777777" w:rsidR="0088113D" w:rsidRPr="0002385C" w:rsidRDefault="0088113D" w:rsidP="0002385C">
      <w:pPr>
        <w:pStyle w:val="Titlepagenormal"/>
        <w:rPr>
          <w:rFonts w:ascii="Arial" w:hAnsi="Arial" w:cs="Arial"/>
          <w:sz w:val="24"/>
        </w:rPr>
      </w:pPr>
    </w:p>
    <w:p w14:paraId="1B0CE1D7" w14:textId="202E899C" w:rsidR="0088113D" w:rsidRPr="0002385C" w:rsidDel="007D44EA" w:rsidRDefault="007D44EA">
      <w:pPr>
        <w:pStyle w:val="Titlepagenormal"/>
        <w:rPr>
          <w:del w:id="1" w:author="Ashley Gillman" w:date="2014-05-08T20:57:00Z"/>
          <w:rFonts w:ascii="Arial" w:hAnsi="Arial" w:cs="Arial"/>
          <w:sz w:val="24"/>
        </w:rPr>
      </w:pPr>
      <w:ins w:id="2" w:author="Ashley Gillman" w:date="2014-05-08T20:57:00Z">
        <w:r>
          <w:rPr>
            <w:rFonts w:ascii="Arial" w:hAnsi="Arial" w:cs="Arial"/>
          </w:rPr>
          <w:t xml:space="preserve">Thesis </w:t>
        </w:r>
      </w:ins>
      <w:del w:id="3" w:author="Ashley Gillman" w:date="2014-05-08T20:57:00Z">
        <w:r w:rsidR="0088113D" w:rsidRPr="0002385C" w:rsidDel="007D44EA">
          <w:rPr>
            <w:rFonts w:ascii="Arial" w:hAnsi="Arial" w:cs="Arial"/>
          </w:rPr>
          <w:delText xml:space="preserve">Thesis </w:delText>
        </w:r>
      </w:del>
      <w:ins w:id="4" w:author="Ashley Gillman" w:date="2014-05-08T20:57:00Z">
        <w:r>
          <w:rPr>
            <w:rFonts w:ascii="Arial" w:hAnsi="Arial" w:cs="Arial"/>
          </w:rPr>
          <w:t>Proposal</w:t>
        </w:r>
      </w:ins>
      <w:del w:id="5" w:author="Ashley Gillman" w:date="2014-05-08T20:57:00Z">
        <w:r w:rsidR="0088113D" w:rsidRPr="0002385C" w:rsidDel="007D44EA">
          <w:rPr>
            <w:rFonts w:ascii="Arial" w:hAnsi="Arial" w:cs="Arial"/>
          </w:rPr>
          <w:delText>submitted to the School of Engineering in partial fulfilment of the requirements for the degree of</w:delText>
        </w:r>
      </w:del>
    </w:p>
    <w:p w14:paraId="5840BF0F" w14:textId="193D2684" w:rsidR="0088113D" w:rsidRPr="0002385C" w:rsidDel="007D44EA" w:rsidRDefault="0088113D">
      <w:pPr>
        <w:pStyle w:val="Titlepagenormal"/>
        <w:rPr>
          <w:del w:id="6" w:author="Ashley Gillman" w:date="2014-05-08T20:57:00Z"/>
          <w:rFonts w:ascii="Arial" w:hAnsi="Arial" w:cs="Arial"/>
          <w:sz w:val="36"/>
          <w:szCs w:val="36"/>
        </w:rPr>
        <w:pPrChange w:id="7" w:author="Ashley Gillman" w:date="2014-05-08T20:57:00Z">
          <w:pPr>
            <w:pStyle w:val="Titlepagenormal"/>
            <w:spacing w:before="360"/>
          </w:pPr>
        </w:pPrChange>
      </w:pPr>
      <w:del w:id="8" w:author="Ashley Gillman" w:date="2014-05-08T20:57:00Z">
        <w:r w:rsidRPr="0002385C" w:rsidDel="007D44EA">
          <w:rPr>
            <w:rFonts w:ascii="Arial" w:hAnsi="Arial" w:cs="Arial"/>
            <w:sz w:val="36"/>
            <w:szCs w:val="36"/>
          </w:rPr>
          <w:delText>Bachelor of Engineering with Honours</w:delText>
        </w:r>
      </w:del>
    </w:p>
    <w:p w14:paraId="46EE8701" w14:textId="5F0C474D" w:rsidR="0088113D" w:rsidRPr="0002385C" w:rsidRDefault="0088113D" w:rsidP="007D44EA">
      <w:pPr>
        <w:pStyle w:val="Titlepagenormal"/>
        <w:rPr>
          <w:rFonts w:ascii="Arial" w:hAnsi="Arial" w:cs="Arial"/>
          <w:sz w:val="36"/>
          <w:szCs w:val="36"/>
        </w:rPr>
      </w:pPr>
      <w:del w:id="9" w:author="Ashley Gillman" w:date="2014-05-08T20:57:00Z">
        <w:r w:rsidRPr="0002385C" w:rsidDel="007D44EA">
          <w:rPr>
            <w:rFonts w:ascii="Arial" w:hAnsi="Arial" w:cs="Arial"/>
            <w:sz w:val="36"/>
            <w:szCs w:val="36"/>
          </w:rPr>
          <w:delText>(</w:delText>
        </w:r>
        <w:r w:rsidR="004507AE" w:rsidDel="007D44EA">
          <w:rPr>
            <w:rFonts w:ascii="Arial" w:hAnsi="Arial" w:cs="Arial"/>
            <w:sz w:val="36"/>
            <w:szCs w:val="36"/>
          </w:rPr>
          <w:delText>Electrical</w:delText>
        </w:r>
        <w:r w:rsidRPr="0002385C" w:rsidDel="007D44EA">
          <w:rPr>
            <w:rFonts w:ascii="Arial" w:hAnsi="Arial" w:cs="Arial"/>
            <w:sz w:val="36"/>
            <w:szCs w:val="36"/>
          </w:rPr>
          <w:delText xml:space="preserve">) </w:delText>
        </w:r>
      </w:del>
    </w:p>
    <w:p w14:paraId="47BE0210" w14:textId="77777777" w:rsidR="0088113D" w:rsidRPr="0002385C" w:rsidRDefault="0088113D" w:rsidP="0002385C">
      <w:pPr>
        <w:pStyle w:val="Titlepagenormal"/>
        <w:rPr>
          <w:rFonts w:ascii="Arial" w:hAnsi="Arial" w:cs="Arial"/>
          <w:sz w:val="24"/>
        </w:rPr>
      </w:pPr>
    </w:p>
    <w:p w14:paraId="5F61EB57" w14:textId="77777777" w:rsidR="0002385C" w:rsidRDefault="0002385C" w:rsidP="0002385C"/>
    <w:p w14:paraId="4A8E460A" w14:textId="77777777" w:rsidR="0002385C" w:rsidRPr="0002385C" w:rsidRDefault="0002385C" w:rsidP="0002385C"/>
    <w:p w14:paraId="4F21DAE1" w14:textId="4EA1589F" w:rsidR="0088113D" w:rsidRPr="0002385C" w:rsidRDefault="007D44EA" w:rsidP="0002385C">
      <w:pPr>
        <w:pStyle w:val="Titlepagenormal"/>
        <w:rPr>
          <w:rFonts w:ascii="Arial" w:hAnsi="Arial" w:cs="Arial"/>
        </w:rPr>
      </w:pPr>
      <w:proofErr w:type="gramStart"/>
      <w:r>
        <w:rPr>
          <w:rFonts w:ascii="Arial" w:hAnsi="Arial" w:cs="Arial"/>
        </w:rPr>
        <w:t>May,</w:t>
      </w:r>
      <w:proofErr w:type="gramEnd"/>
      <w:r>
        <w:rPr>
          <w:rFonts w:ascii="Arial" w:hAnsi="Arial" w:cs="Arial"/>
        </w:rPr>
        <w:t xml:space="preserve"> 9</w:t>
      </w:r>
      <w:r w:rsidR="004507AE">
        <w:rPr>
          <w:rFonts w:ascii="Arial" w:hAnsi="Arial" w:cs="Arial"/>
        </w:rPr>
        <w:t>th 201</w:t>
      </w:r>
      <w:r w:rsidR="0088113D" w:rsidRPr="0002385C">
        <w:rPr>
          <w:rFonts w:ascii="Arial" w:hAnsi="Arial" w:cs="Arial"/>
        </w:rPr>
        <w:t>4</w:t>
      </w:r>
    </w:p>
    <w:p w14:paraId="60D6BD22" w14:textId="77777777" w:rsidR="0088113D" w:rsidRPr="0002385C" w:rsidRDefault="0088113D" w:rsidP="0002385C">
      <w:pPr>
        <w:pStyle w:val="Titlepagenormal"/>
        <w:rPr>
          <w:rFonts w:ascii="Arial" w:hAnsi="Arial" w:cs="Arial"/>
          <w:sz w:val="24"/>
        </w:rPr>
      </w:pPr>
    </w:p>
    <w:p w14:paraId="2922A190" w14:textId="77777777" w:rsidR="0088113D" w:rsidRDefault="0088113D" w:rsidP="0088113D">
      <w:pPr>
        <w:pStyle w:val="Titlepagenormal"/>
        <w:sectPr w:rsidR="0088113D" w:rsidSect="00F37EE5">
          <w:pgSz w:w="11906" w:h="16838"/>
          <w:pgMar w:top="1418" w:right="1418" w:bottom="1418" w:left="2268" w:header="709" w:footer="709" w:gutter="0"/>
          <w:cols w:space="708"/>
          <w:docGrid w:linePitch="360"/>
        </w:sectPr>
      </w:pPr>
    </w:p>
    <w:p w14:paraId="309CCD7B" w14:textId="72B6B3CB" w:rsidR="006842E9" w:rsidDel="007D44EA" w:rsidRDefault="007A4FB3" w:rsidP="002D3A8A">
      <w:pPr>
        <w:pStyle w:val="FrontPagesHeading"/>
        <w:rPr>
          <w:del w:id="10" w:author="Ashley Gillman" w:date="2014-05-08T20:54:00Z"/>
        </w:rPr>
      </w:pPr>
      <w:del w:id="11" w:author="Ashley Gillman" w:date="2014-05-08T20:54:00Z">
        <w:r w:rsidDel="007D44EA">
          <w:lastRenderedPageBreak/>
          <w:delText>Statement of Access</w:delText>
        </w:r>
      </w:del>
    </w:p>
    <w:p w14:paraId="0A83BC0E" w14:textId="12FFFC08" w:rsidR="00D86FDC" w:rsidDel="007D44EA" w:rsidRDefault="00D86FDC" w:rsidP="00D86FDC">
      <w:pPr>
        <w:rPr>
          <w:del w:id="12" w:author="Ashley Gillman" w:date="2014-05-08T20:54:00Z"/>
        </w:rPr>
      </w:pPr>
      <w:del w:id="13" w:author="Ashley Gillman" w:date="2014-05-08T20:54:00Z">
        <w:r w:rsidRPr="00D86FDC" w:rsidDel="007D44EA">
          <w:delText>I</w:delText>
        </w:r>
        <w:r w:rsidDel="007D44EA">
          <w:delText>,</w:delText>
        </w:r>
        <w:r w:rsidRPr="00D86FDC" w:rsidDel="007D44EA">
          <w:delText xml:space="preserve"> the undersigned, the author of this thesis, understand that James Cook University will make it available for use within the University Library and, by microfilm or other means, allow access to users in other approved libraries. All users consulting with this thesis will have to sign the following statement: </w:delText>
        </w:r>
      </w:del>
    </w:p>
    <w:p w14:paraId="7AD22CCA" w14:textId="4037AF77" w:rsidR="00D86FDC" w:rsidDel="007D44EA" w:rsidRDefault="00D86FDC" w:rsidP="00D86FDC">
      <w:pPr>
        <w:ind w:left="567" w:right="567"/>
        <w:rPr>
          <w:del w:id="14" w:author="Ashley Gillman" w:date="2014-05-08T20:54:00Z"/>
        </w:rPr>
      </w:pPr>
      <w:del w:id="15" w:author="Ashley Gillman" w:date="2014-05-08T20:54:00Z">
        <w:r w:rsidRPr="00D86FDC" w:rsidDel="007D44EA">
          <w:delText xml:space="preserve">In consulting this thesis I agree not to copy or closely paraphrase it in whole or in part without written consent of the author; and to make proper public written </w:delText>
        </w:r>
        <w:r w:rsidDel="007D44EA">
          <w:delText>a</w:delText>
        </w:r>
        <w:r w:rsidRPr="00D86FDC" w:rsidDel="007D44EA">
          <w:delText xml:space="preserve">cknowledgement for any assistance which I have obtained from it.  </w:delText>
        </w:r>
      </w:del>
    </w:p>
    <w:p w14:paraId="6C0D3B10" w14:textId="29E158C5" w:rsidR="007A4FB3" w:rsidDel="007D44EA" w:rsidRDefault="00D86FDC" w:rsidP="00D86FDC">
      <w:pPr>
        <w:rPr>
          <w:del w:id="16" w:author="Ashley Gillman" w:date="2014-05-08T20:54:00Z"/>
        </w:rPr>
      </w:pPr>
      <w:del w:id="17" w:author="Ashley Gillman" w:date="2014-05-08T20:54:00Z">
        <w:r w:rsidRPr="00D86FDC" w:rsidDel="007D44EA">
          <w:delText>Beyond this, I do not wish to place any restriction on access to this thesis</w:delText>
        </w:r>
        <w:r w:rsidDel="007D44EA">
          <w:delText>.</w:delText>
        </w:r>
      </w:del>
    </w:p>
    <w:p w14:paraId="529FD46A" w14:textId="4517578E" w:rsidR="00D86FDC" w:rsidDel="007D44EA" w:rsidRDefault="00D86FDC" w:rsidP="00D86FDC">
      <w:pPr>
        <w:rPr>
          <w:del w:id="18" w:author="Ashley Gillman" w:date="2014-05-08T20:54:00Z"/>
        </w:rPr>
      </w:pPr>
    </w:p>
    <w:p w14:paraId="58A4CD3C" w14:textId="2B86C232" w:rsidR="00D86FDC" w:rsidDel="007D44EA" w:rsidRDefault="00D86FDC" w:rsidP="00D86FDC">
      <w:pPr>
        <w:rPr>
          <w:del w:id="19" w:author="Ashley Gillman" w:date="2014-05-08T20:54:00Z"/>
        </w:rPr>
      </w:pPr>
    </w:p>
    <w:p w14:paraId="456251C3" w14:textId="5D3BD109" w:rsidR="00D86FDC" w:rsidDel="007D44EA" w:rsidRDefault="005B7D55" w:rsidP="00D86FDC">
      <w:pPr>
        <w:rPr>
          <w:del w:id="20" w:author="Ashley Gillman" w:date="2014-05-08T20:54:00Z"/>
        </w:rPr>
      </w:pPr>
      <w:del w:id="21" w:author="Ashley Gillman" w:date="2014-05-08T20:54:00Z">
        <w:r w:rsidDel="007D44EA">
          <w:rPr>
            <w:noProof/>
            <w:lang w:val="en-US" w:eastAsia="en-US"/>
          </w:rPr>
          <mc:AlternateContent>
            <mc:Choice Requires="wps">
              <w:drawing>
                <wp:anchor distT="0" distB="0" distL="114300" distR="114300" simplePos="0" relativeHeight="251657216" behindDoc="0" locked="0" layoutInCell="1" allowOverlap="1" wp14:anchorId="03B81FDA" wp14:editId="49AAB29B">
                  <wp:simplePos x="0" y="0"/>
                  <wp:positionH relativeFrom="column">
                    <wp:posOffset>2642235</wp:posOffset>
                  </wp:positionH>
                  <wp:positionV relativeFrom="paragraph">
                    <wp:posOffset>226695</wp:posOffset>
                  </wp:positionV>
                  <wp:extent cx="1017905" cy="347980"/>
                  <wp:effectExtent l="5715" t="1270" r="5080" b="63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905" cy="347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208.05pt;margin-top:17.85pt;width:80.15pt;height:27.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" stroked="f"/>
              </w:pict>
            </mc:Fallback>
          </mc:AlternateContent>
        </w:r>
      </w:del>
    </w:p>
    <w:p w14:paraId="67E76CF2" w14:textId="5ACF317E" w:rsidR="00E7091C" w:rsidDel="007D44EA" w:rsidRDefault="00E7091C" w:rsidP="00E7091C">
      <w:pPr>
        <w:pBdr>
          <w:top w:val="single" w:sz="4" w:space="1" w:color="auto"/>
        </w:pBdr>
        <w:tabs>
          <w:tab w:val="left" w:pos="5812"/>
        </w:tabs>
        <w:spacing w:after="0" w:line="240" w:lineRule="auto"/>
        <w:rPr>
          <w:del w:id="22" w:author="Ashley Gillman" w:date="2014-05-08T20:54:00Z"/>
        </w:rPr>
      </w:pPr>
    </w:p>
    <w:p w14:paraId="344B6837" w14:textId="318B6B31" w:rsidR="00D86FDC" w:rsidRPr="00D86FDC" w:rsidDel="007D44EA" w:rsidRDefault="004507AE" w:rsidP="00D86FDC">
      <w:pPr>
        <w:pBdr>
          <w:top w:val="single" w:sz="4" w:space="1" w:color="auto"/>
        </w:pBdr>
        <w:tabs>
          <w:tab w:val="left" w:pos="5812"/>
        </w:tabs>
        <w:rPr>
          <w:del w:id="23" w:author="Ashley Gillman" w:date="2014-05-08T20:54:00Z"/>
        </w:rPr>
      </w:pPr>
      <w:del w:id="24" w:author="Ashley Gillman" w:date="2014-05-08T20:54:00Z">
        <w:r w:rsidDel="007D44EA">
          <w:delText>Ashley Gillman</w:delText>
        </w:r>
        <w:r w:rsidR="00D86FDC" w:rsidDel="007D44EA">
          <w:tab/>
          <w:delText>Date</w:delText>
        </w:r>
      </w:del>
    </w:p>
    <w:p w14:paraId="4BE9D9D3" w14:textId="1665E139" w:rsidR="007A4FB3" w:rsidDel="007D44EA" w:rsidRDefault="007A4FB3">
      <w:pPr>
        <w:pStyle w:val="FrontPagesHeading"/>
        <w:rPr>
          <w:del w:id="25" w:author="Ashley Gillman" w:date="2014-05-08T20:53:00Z"/>
        </w:rPr>
      </w:pPr>
      <w:del w:id="26" w:author="Ashley Gillman" w:date="2014-05-08T20:54:00Z">
        <w:r w:rsidDel="007D44EA">
          <w:br w:type="page"/>
        </w:r>
      </w:del>
      <w:del w:id="27" w:author="Ashley Gillman" w:date="2014-05-08T20:53:00Z">
        <w:r w:rsidDel="007D44EA">
          <w:delText>Sources Declaration</w:delText>
        </w:r>
      </w:del>
    </w:p>
    <w:p w14:paraId="6556574E" w14:textId="300FDC0C" w:rsidR="007A4FB3" w:rsidDel="007D44EA" w:rsidRDefault="00E7091C">
      <w:pPr>
        <w:pStyle w:val="FrontPagesHeading"/>
        <w:rPr>
          <w:del w:id="28" w:author="Ashley Gillman" w:date="2014-05-08T20:53:00Z"/>
        </w:rPr>
        <w:pPrChange w:id="29" w:author="Ashley Gillman" w:date="2014-05-08T20:53:00Z">
          <w:pPr/>
        </w:pPrChange>
      </w:pPr>
      <w:del w:id="30" w:author="Ashley Gillman" w:date="2014-05-08T20:53:00Z">
        <w:r w:rsidDel="007D44EA">
          <w:delText>I declare that this thesis is my own work and has not been submitted in any form for another degree or diploma at any university or other institution of tertiary education.  Information derived from the published or unpublished work of others has been acknowledge in the text and a list of references is given.</w:delText>
        </w:r>
      </w:del>
    </w:p>
    <w:p w14:paraId="3C603B81" w14:textId="6B799199" w:rsidR="007A4FB3" w:rsidDel="007D44EA" w:rsidRDefault="007A4FB3">
      <w:pPr>
        <w:pStyle w:val="FrontPagesHeading"/>
        <w:rPr>
          <w:del w:id="31" w:author="Ashley Gillman" w:date="2014-05-08T20:53:00Z"/>
        </w:rPr>
        <w:pPrChange w:id="32" w:author="Ashley Gillman" w:date="2014-05-08T20:53:00Z">
          <w:pPr/>
        </w:pPrChange>
      </w:pPr>
    </w:p>
    <w:p w14:paraId="52D79A7B" w14:textId="31D3813C" w:rsidR="00E7091C" w:rsidDel="007D44EA" w:rsidRDefault="00E7091C">
      <w:pPr>
        <w:pStyle w:val="FrontPagesHeading"/>
        <w:rPr>
          <w:del w:id="33" w:author="Ashley Gillman" w:date="2014-05-08T20:53:00Z"/>
        </w:rPr>
        <w:pPrChange w:id="34" w:author="Ashley Gillman" w:date="2014-05-08T20:53:00Z">
          <w:pPr/>
        </w:pPrChange>
      </w:pPr>
    </w:p>
    <w:p w14:paraId="344E39A0" w14:textId="1A11AEF2" w:rsidR="00E7091C" w:rsidDel="007D44EA" w:rsidRDefault="00E7091C">
      <w:pPr>
        <w:pStyle w:val="FrontPagesHeading"/>
        <w:rPr>
          <w:del w:id="35" w:author="Ashley Gillman" w:date="2014-05-08T20:53:00Z"/>
        </w:rPr>
        <w:pPrChange w:id="36" w:author="Ashley Gillman" w:date="2014-05-08T20:53:00Z">
          <w:pPr/>
        </w:pPrChange>
      </w:pPr>
    </w:p>
    <w:p w14:paraId="380579E7" w14:textId="17CD482B" w:rsidR="00E7091C" w:rsidDel="007D44EA" w:rsidRDefault="005B7D55">
      <w:pPr>
        <w:pStyle w:val="FrontPagesHeading"/>
        <w:rPr>
          <w:del w:id="37" w:author="Ashley Gillman" w:date="2014-05-08T20:53:00Z"/>
        </w:rPr>
        <w:pPrChange w:id="38" w:author="Ashley Gillman" w:date="2014-05-08T20:53:00Z">
          <w:pPr/>
        </w:pPrChange>
      </w:pPr>
      <w:del w:id="39" w:author="Ashley Gillman" w:date="2014-05-08T20:53:00Z">
        <w:r w:rsidRPr="00306201" w:rsidDel="007D44EA">
          <w:rPr>
            <w:noProof/>
            <w:lang w:val="en-US" w:eastAsia="en-US"/>
          </w:rPr>
          <mc:AlternateContent>
            <mc:Choice Requires="wps">
              <w:drawing>
                <wp:anchor distT="0" distB="0" distL="114300" distR="114300" simplePos="0" relativeHeight="251658240" behindDoc="0" locked="0" layoutInCell="1" allowOverlap="1" wp14:anchorId="3492B7EE" wp14:editId="7BA6F435">
                  <wp:simplePos x="0" y="0"/>
                  <wp:positionH relativeFrom="column">
                    <wp:posOffset>2642235</wp:posOffset>
                  </wp:positionH>
                  <wp:positionV relativeFrom="paragraph">
                    <wp:posOffset>226695</wp:posOffset>
                  </wp:positionV>
                  <wp:extent cx="1017905" cy="347980"/>
                  <wp:effectExtent l="5715" t="1905" r="5080" b="5715"/>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905" cy="347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08.05pt;margin-top:17.85pt;width:80.15pt;height:2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" stroked="f"/>
              </w:pict>
            </mc:Fallback>
          </mc:AlternateContent>
        </w:r>
      </w:del>
    </w:p>
    <w:p w14:paraId="45227766" w14:textId="39564B60" w:rsidR="00E7091C" w:rsidDel="007D44EA" w:rsidRDefault="00E7091C">
      <w:pPr>
        <w:pStyle w:val="FrontPagesHeading"/>
        <w:rPr>
          <w:del w:id="40" w:author="Ashley Gillman" w:date="2014-05-08T20:53:00Z"/>
        </w:rPr>
        <w:pPrChange w:id="41" w:author="Ashley Gillman" w:date="2014-05-08T20:53:00Z">
          <w:pPr>
            <w:pBdr>
              <w:top w:val="single" w:sz="4" w:space="1" w:color="auto"/>
            </w:pBdr>
            <w:tabs>
              <w:tab w:val="left" w:pos="5812"/>
            </w:tabs>
            <w:spacing w:after="0" w:line="240" w:lineRule="auto"/>
          </w:pPr>
        </w:pPrChange>
      </w:pPr>
    </w:p>
    <w:p w14:paraId="564B4DC8" w14:textId="4CD8106D" w:rsidR="00E7091C" w:rsidRPr="00D86FDC" w:rsidDel="007D44EA" w:rsidRDefault="004507AE">
      <w:pPr>
        <w:pStyle w:val="FrontPagesHeading"/>
        <w:rPr>
          <w:del w:id="42" w:author="Ashley Gillman" w:date="2014-05-08T20:53:00Z"/>
        </w:rPr>
        <w:pPrChange w:id="43" w:author="Ashley Gillman" w:date="2014-05-08T20:53:00Z">
          <w:pPr>
            <w:pBdr>
              <w:top w:val="single" w:sz="4" w:space="1" w:color="auto"/>
            </w:pBdr>
            <w:tabs>
              <w:tab w:val="left" w:pos="5812"/>
            </w:tabs>
          </w:pPr>
        </w:pPrChange>
      </w:pPr>
      <w:del w:id="44" w:author="Ashley Gillman" w:date="2014-05-08T20:53:00Z">
        <w:r w:rsidDel="007D44EA">
          <w:delText>Ashley Gillman</w:delText>
        </w:r>
        <w:r w:rsidR="00E7091C" w:rsidDel="007D44EA">
          <w:tab/>
          <w:delText>Date</w:delText>
        </w:r>
      </w:del>
    </w:p>
    <w:p w14:paraId="21F3E7AC" w14:textId="17FAF5A0" w:rsidR="00E7091C" w:rsidDel="007D44EA" w:rsidRDefault="00E7091C">
      <w:pPr>
        <w:pStyle w:val="FrontPagesHeading"/>
        <w:rPr>
          <w:del w:id="45" w:author="Ashley Gillman" w:date="2014-05-08T20:53:00Z"/>
        </w:rPr>
        <w:pPrChange w:id="46" w:author="Ashley Gillman" w:date="2014-05-08T20:53:00Z">
          <w:pPr/>
        </w:pPrChange>
      </w:pPr>
    </w:p>
    <w:p w14:paraId="250B682F" w14:textId="11ADAE4E" w:rsidR="007A4FB3" w:rsidDel="007D44EA" w:rsidRDefault="007A4FB3">
      <w:pPr>
        <w:pStyle w:val="FrontPagesHeading"/>
        <w:rPr>
          <w:del w:id="47" w:author="Ashley Gillman" w:date="2014-05-08T20:53:00Z"/>
        </w:rPr>
      </w:pPr>
      <w:del w:id="48" w:author="Ashley Gillman" w:date="2014-05-08T20:53:00Z">
        <w:r w:rsidDel="007D44EA">
          <w:br w:type="page"/>
          <w:delText>Abstract</w:delText>
        </w:r>
      </w:del>
    </w:p>
    <w:p w14:paraId="41A89D7A" w14:textId="20426251" w:rsidR="007A4FB3" w:rsidDel="007D44EA" w:rsidRDefault="00DB44D1">
      <w:pPr>
        <w:pStyle w:val="FrontPagesHeading"/>
        <w:rPr>
          <w:del w:id="49" w:author="Ashley Gillman" w:date="2014-05-08T20:53:00Z"/>
        </w:rPr>
        <w:pPrChange w:id="50" w:author="Ashley Gillman" w:date="2014-05-08T20:53:00Z">
          <w:pPr/>
        </w:pPrChange>
      </w:pPr>
      <w:del w:id="51" w:author="Ashley Gillman" w:date="2014-05-08T20:53:00Z">
        <w:r w:rsidDel="007D44EA">
          <w:delText>Respect the purpose of the abstract, and keep it succinct.</w:delText>
        </w:r>
      </w:del>
    </w:p>
    <w:p w14:paraId="7CAE3951" w14:textId="2DC27F37" w:rsidR="007A4FB3" w:rsidDel="007D44EA" w:rsidRDefault="007A4FB3">
      <w:pPr>
        <w:pStyle w:val="FrontPagesHeading"/>
        <w:rPr>
          <w:del w:id="52" w:author="Ashley Gillman" w:date="2014-05-08T20:53:00Z"/>
        </w:rPr>
        <w:pPrChange w:id="53" w:author="Ashley Gillman" w:date="2014-05-08T20:53:00Z">
          <w:pPr/>
        </w:pPrChange>
      </w:pPr>
    </w:p>
    <w:p w14:paraId="42D9DD20" w14:textId="199726E4" w:rsidR="007A4FB3" w:rsidDel="007D44EA" w:rsidRDefault="007A4FB3">
      <w:pPr>
        <w:pStyle w:val="FrontPagesHeading"/>
        <w:rPr>
          <w:del w:id="54" w:author="Ashley Gillman" w:date="2014-05-08T20:53:00Z"/>
        </w:rPr>
      </w:pPr>
      <w:del w:id="55" w:author="Ashley Gillman" w:date="2014-05-08T20:53:00Z">
        <w:r w:rsidDel="007D44EA">
          <w:br w:type="page"/>
        </w:r>
      </w:del>
      <w:ins w:id="56" w:author="Ashley Gillman" w:date="2014-05-08T20:53:00Z">
        <w:r w:rsidR="007D44EA" w:rsidDel="007D44EA">
          <w:t xml:space="preserve"> </w:t>
        </w:r>
      </w:ins>
      <w:del w:id="57" w:author="Ashley Gillman" w:date="2014-05-08T20:53:00Z">
        <w:r w:rsidDel="007D44EA">
          <w:delText>Acknowledgements</w:delText>
        </w:r>
      </w:del>
    </w:p>
    <w:p w14:paraId="3B04E27A" w14:textId="39D2973B" w:rsidR="007A4FB3" w:rsidDel="007D44EA" w:rsidRDefault="007A4FB3">
      <w:pPr>
        <w:pStyle w:val="FrontPagesHeading"/>
        <w:rPr>
          <w:del w:id="58" w:author="Ashley Gillman" w:date="2014-05-08T20:53:00Z"/>
        </w:rPr>
        <w:pPrChange w:id="59" w:author="Ashley Gillman" w:date="2014-05-08T20:53:00Z">
          <w:pPr/>
        </w:pPrChange>
      </w:pPr>
    </w:p>
    <w:p w14:paraId="45713198" w14:textId="5F008048" w:rsidR="007A4FB3" w:rsidDel="007D44EA" w:rsidRDefault="007A4FB3">
      <w:pPr>
        <w:pStyle w:val="FrontPagesHeading"/>
        <w:rPr>
          <w:del w:id="60" w:author="Ashley Gillman" w:date="2014-05-08T20:53:00Z"/>
        </w:rPr>
        <w:pPrChange w:id="61" w:author="Ashley Gillman" w:date="2014-05-08T20:53:00Z">
          <w:pPr/>
        </w:pPrChange>
      </w:pPr>
    </w:p>
    <w:p w14:paraId="228874CE" w14:textId="31463FCB" w:rsidR="007A4FB3" w:rsidDel="007D44EA" w:rsidRDefault="007A4FB3">
      <w:pPr>
        <w:pStyle w:val="FrontPagesHeading"/>
        <w:rPr>
          <w:del w:id="62" w:author="Ashley Gillman" w:date="2014-05-08T20:53:00Z"/>
        </w:rPr>
        <w:pPrChange w:id="63" w:author="Ashley Gillman" w:date="2014-05-08T20:53:00Z">
          <w:pPr/>
        </w:pPrChange>
      </w:pPr>
    </w:p>
    <w:p w14:paraId="67F5BB7B" w14:textId="6F0A2F53" w:rsidR="007A4FB3" w:rsidRDefault="007A4FB3" w:rsidP="007D44EA">
      <w:pPr>
        <w:pStyle w:val="FrontPagesHeading"/>
      </w:pPr>
      <w:del w:id="64" w:author="Ashley Gillman" w:date="2014-05-08T20:53:00Z">
        <w:r w:rsidDel="007D44EA">
          <w:br w:type="page"/>
        </w:r>
      </w:del>
      <w:r>
        <w:t>Table of Contents</w:t>
      </w:r>
    </w:p>
    <w:p w14:paraId="2D52F1E0" w14:textId="77777777" w:rsidR="004565CC" w:rsidRDefault="00E74383">
      <w:pPr>
        <w:pStyle w:val="TOC1"/>
        <w:rPr>
          <w:rFonts w:asciiTheme="minorHAnsi" w:eastAsiaTheme="minorEastAsia" w:hAnsiTheme="minorHAnsi" w:cstheme="minorBidi"/>
          <w:b w:val="0"/>
          <w:noProof/>
          <w:lang w:val="en-US" w:eastAsia="ja-JP"/>
        </w:rPr>
      </w:pPr>
      <w:r>
        <w:fldChar w:fldCharType="begin"/>
      </w:r>
      <w:r>
        <w:instrText xml:space="preserve"> TOC \o "1-6" \t "Alternate Heading1,1" </w:instrText>
      </w:r>
      <w:r>
        <w:fldChar w:fldCharType="separate"/>
      </w:r>
      <w:r w:rsidR="004565CC">
        <w:rPr>
          <w:noProof/>
        </w:rPr>
        <w:t>Chapter 1: Introduction</w:t>
      </w:r>
      <w:r w:rsidR="004565CC">
        <w:rPr>
          <w:noProof/>
        </w:rPr>
        <w:tab/>
      </w:r>
      <w:r w:rsidR="004565CC">
        <w:rPr>
          <w:noProof/>
        </w:rPr>
        <w:fldChar w:fldCharType="begin"/>
      </w:r>
      <w:r w:rsidR="004565CC">
        <w:rPr>
          <w:noProof/>
        </w:rPr>
        <w:instrText xml:space="preserve"> PAGEREF _Toc261250714 \h </w:instrText>
      </w:r>
      <w:r w:rsidR="004565CC">
        <w:rPr>
          <w:noProof/>
        </w:rPr>
      </w:r>
      <w:r w:rsidR="004565CC">
        <w:rPr>
          <w:noProof/>
        </w:rPr>
        <w:fldChar w:fldCharType="separate"/>
      </w:r>
      <w:r w:rsidR="004565CC">
        <w:rPr>
          <w:noProof/>
        </w:rPr>
        <w:t>1</w:t>
      </w:r>
      <w:r w:rsidR="004565CC">
        <w:rPr>
          <w:noProof/>
        </w:rPr>
        <w:fldChar w:fldCharType="end"/>
      </w:r>
    </w:p>
    <w:p w14:paraId="6215EC99" w14:textId="77777777" w:rsidR="004565CC" w:rsidRDefault="004565CC">
      <w:pPr>
        <w:pStyle w:val="TOC2"/>
        <w:tabs>
          <w:tab w:val="left" w:pos="515"/>
        </w:tabs>
        <w:rPr>
          <w:rFonts w:asciiTheme="minorHAnsi" w:eastAsiaTheme="minorEastAsia" w:hAnsiTheme="minorHAnsi" w:cstheme="minorBidi"/>
          <w:noProof/>
          <w:sz w:val="24"/>
          <w:lang w:val="en-US" w:eastAsia="ja-JP"/>
        </w:rPr>
      </w:pPr>
      <w:r>
        <w:rPr>
          <w:noProof/>
        </w:rPr>
        <w:t>1.1</w:t>
      </w:r>
      <w:r>
        <w:rPr>
          <w:rFonts w:asciiTheme="minorHAnsi" w:eastAsiaTheme="minorEastAsia" w:hAnsiTheme="minorHAnsi" w:cstheme="minorBidi"/>
          <w:noProof/>
          <w:sz w:val="24"/>
          <w:lang w:val="en-US" w:eastAsia="ja-JP"/>
        </w:rPr>
        <w:tab/>
      </w:r>
      <w:r>
        <w:rPr>
          <w:noProof/>
        </w:rPr>
        <w:t>Research Questions</w:t>
      </w:r>
      <w:r>
        <w:rPr>
          <w:noProof/>
        </w:rPr>
        <w:tab/>
      </w:r>
      <w:r>
        <w:rPr>
          <w:noProof/>
        </w:rPr>
        <w:fldChar w:fldCharType="begin"/>
      </w:r>
      <w:r>
        <w:rPr>
          <w:noProof/>
        </w:rPr>
        <w:instrText xml:space="preserve"> PAGEREF _Toc261250715 \h </w:instrText>
      </w:r>
      <w:r>
        <w:rPr>
          <w:noProof/>
        </w:rPr>
      </w:r>
      <w:r>
        <w:rPr>
          <w:noProof/>
        </w:rPr>
        <w:fldChar w:fldCharType="separate"/>
      </w:r>
      <w:r>
        <w:rPr>
          <w:noProof/>
        </w:rPr>
        <w:t>1</w:t>
      </w:r>
      <w:r>
        <w:rPr>
          <w:noProof/>
        </w:rPr>
        <w:fldChar w:fldCharType="end"/>
      </w:r>
    </w:p>
    <w:p w14:paraId="7E229BB2" w14:textId="77777777" w:rsidR="004565CC" w:rsidRDefault="004565CC">
      <w:pPr>
        <w:pStyle w:val="TOC2"/>
        <w:tabs>
          <w:tab w:val="left" w:pos="515"/>
        </w:tabs>
        <w:rPr>
          <w:rFonts w:asciiTheme="minorHAnsi" w:eastAsiaTheme="minorEastAsia" w:hAnsiTheme="minorHAnsi" w:cstheme="minorBidi"/>
          <w:noProof/>
          <w:sz w:val="24"/>
          <w:lang w:val="en-US" w:eastAsia="ja-JP"/>
        </w:rPr>
      </w:pPr>
      <w:r>
        <w:rPr>
          <w:noProof/>
        </w:rPr>
        <w:t>1.2</w:t>
      </w:r>
      <w:r>
        <w:rPr>
          <w:rFonts w:asciiTheme="minorHAnsi" w:eastAsiaTheme="minorEastAsia" w:hAnsiTheme="minorHAnsi" w:cstheme="minorBidi"/>
          <w:noProof/>
          <w:sz w:val="24"/>
          <w:lang w:val="en-US" w:eastAsia="ja-JP"/>
        </w:rPr>
        <w:tab/>
      </w:r>
      <w:r>
        <w:rPr>
          <w:noProof/>
        </w:rPr>
        <w:t>Scope</w:t>
      </w:r>
      <w:r>
        <w:rPr>
          <w:noProof/>
        </w:rPr>
        <w:tab/>
      </w:r>
      <w:r>
        <w:rPr>
          <w:noProof/>
        </w:rPr>
        <w:fldChar w:fldCharType="begin"/>
      </w:r>
      <w:r>
        <w:rPr>
          <w:noProof/>
        </w:rPr>
        <w:instrText xml:space="preserve"> PAGEREF _Toc261250716 \h </w:instrText>
      </w:r>
      <w:r>
        <w:rPr>
          <w:noProof/>
        </w:rPr>
      </w:r>
      <w:r>
        <w:rPr>
          <w:noProof/>
        </w:rPr>
        <w:fldChar w:fldCharType="separate"/>
      </w:r>
      <w:r>
        <w:rPr>
          <w:noProof/>
        </w:rPr>
        <w:t>2</w:t>
      </w:r>
      <w:r>
        <w:rPr>
          <w:noProof/>
        </w:rPr>
        <w:fldChar w:fldCharType="end"/>
      </w:r>
    </w:p>
    <w:p w14:paraId="10BBEE02" w14:textId="77777777" w:rsidR="004565CC" w:rsidRDefault="004565CC">
      <w:pPr>
        <w:pStyle w:val="TOC1"/>
        <w:rPr>
          <w:rFonts w:asciiTheme="minorHAnsi" w:eastAsiaTheme="minorEastAsia" w:hAnsiTheme="minorHAnsi" w:cstheme="minorBidi"/>
          <w:b w:val="0"/>
          <w:noProof/>
          <w:lang w:val="en-US" w:eastAsia="ja-JP"/>
        </w:rPr>
      </w:pPr>
      <w:r>
        <w:rPr>
          <w:noProof/>
        </w:rPr>
        <w:t>Chapter 2: Literature Review</w:t>
      </w:r>
      <w:r>
        <w:rPr>
          <w:noProof/>
        </w:rPr>
        <w:tab/>
      </w:r>
      <w:r>
        <w:rPr>
          <w:noProof/>
        </w:rPr>
        <w:fldChar w:fldCharType="begin"/>
      </w:r>
      <w:r>
        <w:rPr>
          <w:noProof/>
        </w:rPr>
        <w:instrText xml:space="preserve"> PAGEREF _Toc261250717 \h </w:instrText>
      </w:r>
      <w:r>
        <w:rPr>
          <w:noProof/>
        </w:rPr>
      </w:r>
      <w:r>
        <w:rPr>
          <w:noProof/>
        </w:rPr>
        <w:fldChar w:fldCharType="separate"/>
      </w:r>
      <w:r>
        <w:rPr>
          <w:noProof/>
        </w:rPr>
        <w:t>3</w:t>
      </w:r>
      <w:r>
        <w:rPr>
          <w:noProof/>
        </w:rPr>
        <w:fldChar w:fldCharType="end"/>
      </w:r>
    </w:p>
    <w:p w14:paraId="14A67D66" w14:textId="77777777" w:rsidR="004565CC" w:rsidRDefault="004565CC">
      <w:pPr>
        <w:pStyle w:val="TOC2"/>
        <w:tabs>
          <w:tab w:val="left" w:pos="515"/>
        </w:tabs>
        <w:rPr>
          <w:rFonts w:asciiTheme="minorHAnsi" w:eastAsiaTheme="minorEastAsia" w:hAnsiTheme="minorHAnsi" w:cstheme="minorBidi"/>
          <w:noProof/>
          <w:sz w:val="24"/>
          <w:lang w:val="en-US" w:eastAsia="ja-JP"/>
        </w:rPr>
      </w:pPr>
      <w:r>
        <w:rPr>
          <w:noProof/>
        </w:rPr>
        <w:t>2.1</w:t>
      </w:r>
      <w:r>
        <w:rPr>
          <w:rFonts w:asciiTheme="minorHAnsi" w:eastAsiaTheme="minorEastAsia" w:hAnsiTheme="minorHAnsi" w:cstheme="minorBidi"/>
          <w:noProof/>
          <w:sz w:val="24"/>
          <w:lang w:val="en-US" w:eastAsia="ja-JP"/>
        </w:rPr>
        <w:tab/>
      </w:r>
      <w:r>
        <w:rPr>
          <w:noProof/>
        </w:rPr>
        <w:t>Babble and other Speech-Related Noise</w:t>
      </w:r>
      <w:r>
        <w:rPr>
          <w:noProof/>
        </w:rPr>
        <w:tab/>
      </w:r>
      <w:r>
        <w:rPr>
          <w:noProof/>
        </w:rPr>
        <w:fldChar w:fldCharType="begin"/>
      </w:r>
      <w:r>
        <w:rPr>
          <w:noProof/>
        </w:rPr>
        <w:instrText xml:space="preserve"> PAGEREF _Toc261250718 \h </w:instrText>
      </w:r>
      <w:r>
        <w:rPr>
          <w:noProof/>
        </w:rPr>
      </w:r>
      <w:r>
        <w:rPr>
          <w:noProof/>
        </w:rPr>
        <w:fldChar w:fldCharType="separate"/>
      </w:r>
      <w:r>
        <w:rPr>
          <w:noProof/>
        </w:rPr>
        <w:t>3</w:t>
      </w:r>
      <w:r>
        <w:rPr>
          <w:noProof/>
        </w:rPr>
        <w:fldChar w:fldCharType="end"/>
      </w:r>
    </w:p>
    <w:p w14:paraId="52256E25" w14:textId="77777777" w:rsidR="004565CC" w:rsidRDefault="004565CC">
      <w:pPr>
        <w:pStyle w:val="TOC2"/>
        <w:tabs>
          <w:tab w:val="left" w:pos="515"/>
        </w:tabs>
        <w:rPr>
          <w:rFonts w:asciiTheme="minorHAnsi" w:eastAsiaTheme="minorEastAsia" w:hAnsiTheme="minorHAnsi" w:cstheme="minorBidi"/>
          <w:noProof/>
          <w:sz w:val="24"/>
          <w:lang w:val="en-US" w:eastAsia="ja-JP"/>
        </w:rPr>
      </w:pPr>
      <w:r>
        <w:rPr>
          <w:noProof/>
        </w:rPr>
        <w:t>2.2</w:t>
      </w:r>
      <w:r>
        <w:rPr>
          <w:rFonts w:asciiTheme="minorHAnsi" w:eastAsiaTheme="minorEastAsia" w:hAnsiTheme="minorHAnsi" w:cstheme="minorBidi"/>
          <w:noProof/>
          <w:sz w:val="24"/>
          <w:lang w:val="en-US" w:eastAsia="ja-JP"/>
        </w:rPr>
        <w:tab/>
      </w:r>
      <w:r>
        <w:rPr>
          <w:noProof/>
        </w:rPr>
        <w:t>Speech Enhancement</w:t>
      </w:r>
      <w:r>
        <w:rPr>
          <w:noProof/>
        </w:rPr>
        <w:tab/>
      </w:r>
      <w:r>
        <w:rPr>
          <w:noProof/>
        </w:rPr>
        <w:fldChar w:fldCharType="begin"/>
      </w:r>
      <w:r>
        <w:rPr>
          <w:noProof/>
        </w:rPr>
        <w:instrText xml:space="preserve"> PAGEREF _Toc261250719 \h </w:instrText>
      </w:r>
      <w:r>
        <w:rPr>
          <w:noProof/>
        </w:rPr>
      </w:r>
      <w:r>
        <w:rPr>
          <w:noProof/>
        </w:rPr>
        <w:fldChar w:fldCharType="separate"/>
      </w:r>
      <w:r>
        <w:rPr>
          <w:noProof/>
        </w:rPr>
        <w:t>4</w:t>
      </w:r>
      <w:r>
        <w:rPr>
          <w:noProof/>
        </w:rPr>
        <w:fldChar w:fldCharType="end"/>
      </w:r>
    </w:p>
    <w:p w14:paraId="00FF7536" w14:textId="77777777" w:rsidR="004565CC" w:rsidRDefault="004565CC">
      <w:pPr>
        <w:pStyle w:val="TOC2"/>
        <w:tabs>
          <w:tab w:val="left" w:pos="515"/>
        </w:tabs>
        <w:rPr>
          <w:rFonts w:asciiTheme="minorHAnsi" w:eastAsiaTheme="minorEastAsia" w:hAnsiTheme="minorHAnsi" w:cstheme="minorBidi"/>
          <w:noProof/>
          <w:sz w:val="24"/>
          <w:lang w:val="en-US" w:eastAsia="ja-JP"/>
        </w:rPr>
      </w:pPr>
      <w:r>
        <w:rPr>
          <w:noProof/>
        </w:rPr>
        <w:t>2.3</w:t>
      </w:r>
      <w:r>
        <w:rPr>
          <w:rFonts w:asciiTheme="minorHAnsi" w:eastAsiaTheme="minorEastAsia" w:hAnsiTheme="minorHAnsi" w:cstheme="minorBidi"/>
          <w:noProof/>
          <w:sz w:val="24"/>
          <w:lang w:val="en-US" w:eastAsia="ja-JP"/>
        </w:rPr>
        <w:tab/>
      </w:r>
      <w:r>
        <w:rPr>
          <w:noProof/>
        </w:rPr>
        <w:t>Modelling Babble</w:t>
      </w:r>
      <w:r>
        <w:rPr>
          <w:noProof/>
        </w:rPr>
        <w:tab/>
      </w:r>
      <w:r>
        <w:rPr>
          <w:noProof/>
        </w:rPr>
        <w:fldChar w:fldCharType="begin"/>
      </w:r>
      <w:r>
        <w:rPr>
          <w:noProof/>
        </w:rPr>
        <w:instrText xml:space="preserve"> PAGEREF _Toc261250720 \h </w:instrText>
      </w:r>
      <w:r>
        <w:rPr>
          <w:noProof/>
        </w:rPr>
      </w:r>
      <w:r>
        <w:rPr>
          <w:noProof/>
        </w:rPr>
        <w:fldChar w:fldCharType="separate"/>
      </w:r>
      <w:r>
        <w:rPr>
          <w:noProof/>
        </w:rPr>
        <w:t>6</w:t>
      </w:r>
      <w:r>
        <w:rPr>
          <w:noProof/>
        </w:rPr>
        <w:fldChar w:fldCharType="end"/>
      </w:r>
    </w:p>
    <w:p w14:paraId="63403E14" w14:textId="77777777" w:rsidR="004565CC" w:rsidRDefault="004565CC">
      <w:pPr>
        <w:pStyle w:val="TOC3"/>
        <w:tabs>
          <w:tab w:val="left" w:pos="877"/>
        </w:tabs>
        <w:rPr>
          <w:rFonts w:asciiTheme="minorHAnsi" w:eastAsiaTheme="minorEastAsia" w:hAnsiTheme="minorHAnsi" w:cstheme="minorBidi"/>
          <w:noProof/>
          <w:sz w:val="24"/>
          <w:lang w:val="en-US" w:eastAsia="ja-JP"/>
        </w:rPr>
      </w:pPr>
      <w:r>
        <w:rPr>
          <w:noProof/>
        </w:rPr>
        <w:t>2.3.1.</w:t>
      </w:r>
      <w:r>
        <w:rPr>
          <w:rFonts w:asciiTheme="minorHAnsi" w:eastAsiaTheme="minorEastAsia" w:hAnsiTheme="minorHAnsi" w:cstheme="minorBidi"/>
          <w:noProof/>
          <w:sz w:val="24"/>
          <w:lang w:val="en-US" w:eastAsia="ja-JP"/>
        </w:rPr>
        <w:tab/>
      </w:r>
      <w:r>
        <w:rPr>
          <w:noProof/>
        </w:rPr>
        <w:t>For Generation</w:t>
      </w:r>
      <w:r>
        <w:rPr>
          <w:noProof/>
        </w:rPr>
        <w:tab/>
      </w:r>
      <w:r>
        <w:rPr>
          <w:noProof/>
        </w:rPr>
        <w:fldChar w:fldCharType="begin"/>
      </w:r>
      <w:r>
        <w:rPr>
          <w:noProof/>
        </w:rPr>
        <w:instrText xml:space="preserve"> PAGEREF _Toc261250721 \h </w:instrText>
      </w:r>
      <w:r>
        <w:rPr>
          <w:noProof/>
        </w:rPr>
      </w:r>
      <w:r>
        <w:rPr>
          <w:noProof/>
        </w:rPr>
        <w:fldChar w:fldCharType="separate"/>
      </w:r>
      <w:r>
        <w:rPr>
          <w:noProof/>
        </w:rPr>
        <w:t>6</w:t>
      </w:r>
      <w:r>
        <w:rPr>
          <w:noProof/>
        </w:rPr>
        <w:fldChar w:fldCharType="end"/>
      </w:r>
    </w:p>
    <w:p w14:paraId="329A7E94" w14:textId="77777777" w:rsidR="004565CC" w:rsidRDefault="004565CC">
      <w:pPr>
        <w:pStyle w:val="TOC3"/>
        <w:tabs>
          <w:tab w:val="left" w:pos="877"/>
        </w:tabs>
        <w:rPr>
          <w:rFonts w:asciiTheme="minorHAnsi" w:eastAsiaTheme="minorEastAsia" w:hAnsiTheme="minorHAnsi" w:cstheme="minorBidi"/>
          <w:noProof/>
          <w:sz w:val="24"/>
          <w:lang w:val="en-US" w:eastAsia="ja-JP"/>
        </w:rPr>
      </w:pPr>
      <w:r>
        <w:rPr>
          <w:noProof/>
        </w:rPr>
        <w:t>2.3.2.</w:t>
      </w:r>
      <w:r>
        <w:rPr>
          <w:rFonts w:asciiTheme="minorHAnsi" w:eastAsiaTheme="minorEastAsia" w:hAnsiTheme="minorHAnsi" w:cstheme="minorBidi"/>
          <w:noProof/>
          <w:sz w:val="24"/>
          <w:lang w:val="en-US" w:eastAsia="ja-JP"/>
        </w:rPr>
        <w:tab/>
      </w:r>
      <w:r>
        <w:rPr>
          <w:noProof/>
        </w:rPr>
        <w:t>For Analysis and Enhancement</w:t>
      </w:r>
      <w:r>
        <w:rPr>
          <w:noProof/>
        </w:rPr>
        <w:tab/>
      </w:r>
      <w:r>
        <w:rPr>
          <w:noProof/>
        </w:rPr>
        <w:fldChar w:fldCharType="begin"/>
      </w:r>
      <w:r>
        <w:rPr>
          <w:noProof/>
        </w:rPr>
        <w:instrText xml:space="preserve"> PAGEREF _Toc261250722 \h </w:instrText>
      </w:r>
      <w:r>
        <w:rPr>
          <w:noProof/>
        </w:rPr>
      </w:r>
      <w:r>
        <w:rPr>
          <w:noProof/>
        </w:rPr>
        <w:fldChar w:fldCharType="separate"/>
      </w:r>
      <w:r>
        <w:rPr>
          <w:noProof/>
        </w:rPr>
        <w:t>6</w:t>
      </w:r>
      <w:r>
        <w:rPr>
          <w:noProof/>
        </w:rPr>
        <w:fldChar w:fldCharType="end"/>
      </w:r>
    </w:p>
    <w:p w14:paraId="6BF6B5A0" w14:textId="77777777" w:rsidR="004565CC" w:rsidRDefault="004565CC">
      <w:pPr>
        <w:pStyle w:val="TOC3"/>
        <w:tabs>
          <w:tab w:val="left" w:pos="877"/>
        </w:tabs>
        <w:rPr>
          <w:rFonts w:asciiTheme="minorHAnsi" w:eastAsiaTheme="minorEastAsia" w:hAnsiTheme="minorHAnsi" w:cstheme="minorBidi"/>
          <w:noProof/>
          <w:sz w:val="24"/>
          <w:lang w:val="en-US" w:eastAsia="ja-JP"/>
        </w:rPr>
      </w:pPr>
      <w:r>
        <w:rPr>
          <w:noProof/>
        </w:rPr>
        <w:t>2.3.3.</w:t>
      </w:r>
      <w:r>
        <w:rPr>
          <w:rFonts w:asciiTheme="minorHAnsi" w:eastAsiaTheme="minorEastAsia" w:hAnsiTheme="minorHAnsi" w:cstheme="minorBidi"/>
          <w:noProof/>
          <w:sz w:val="24"/>
          <w:lang w:val="en-US" w:eastAsia="ja-JP"/>
        </w:rPr>
        <w:tab/>
      </w:r>
      <w:r>
        <w:rPr>
          <w:noProof/>
        </w:rPr>
        <w:t>Separating Speech from Babble</w:t>
      </w:r>
      <w:r>
        <w:rPr>
          <w:noProof/>
        </w:rPr>
        <w:tab/>
      </w:r>
      <w:r>
        <w:rPr>
          <w:noProof/>
        </w:rPr>
        <w:fldChar w:fldCharType="begin"/>
      </w:r>
      <w:r>
        <w:rPr>
          <w:noProof/>
        </w:rPr>
        <w:instrText xml:space="preserve"> PAGEREF _Toc261250723 \h </w:instrText>
      </w:r>
      <w:r>
        <w:rPr>
          <w:noProof/>
        </w:rPr>
      </w:r>
      <w:r>
        <w:rPr>
          <w:noProof/>
        </w:rPr>
        <w:fldChar w:fldCharType="separate"/>
      </w:r>
      <w:r>
        <w:rPr>
          <w:noProof/>
        </w:rPr>
        <w:t>6</w:t>
      </w:r>
      <w:r>
        <w:rPr>
          <w:noProof/>
        </w:rPr>
        <w:fldChar w:fldCharType="end"/>
      </w:r>
    </w:p>
    <w:p w14:paraId="72A2AE5D" w14:textId="77777777" w:rsidR="004565CC" w:rsidRDefault="004565CC">
      <w:pPr>
        <w:pStyle w:val="TOC2"/>
        <w:tabs>
          <w:tab w:val="left" w:pos="515"/>
        </w:tabs>
        <w:rPr>
          <w:rFonts w:asciiTheme="minorHAnsi" w:eastAsiaTheme="minorEastAsia" w:hAnsiTheme="minorHAnsi" w:cstheme="minorBidi"/>
          <w:noProof/>
          <w:sz w:val="24"/>
          <w:lang w:val="en-US" w:eastAsia="ja-JP"/>
        </w:rPr>
      </w:pPr>
      <w:r>
        <w:rPr>
          <w:noProof/>
        </w:rPr>
        <w:t>2.4</w:t>
      </w:r>
      <w:r>
        <w:rPr>
          <w:rFonts w:asciiTheme="minorHAnsi" w:eastAsiaTheme="minorEastAsia" w:hAnsiTheme="minorHAnsi" w:cstheme="minorBidi"/>
          <w:noProof/>
          <w:sz w:val="24"/>
          <w:lang w:val="en-US" w:eastAsia="ja-JP"/>
        </w:rPr>
        <w:tab/>
      </w:r>
      <w:r>
        <w:rPr>
          <w:noProof/>
        </w:rPr>
        <w:t>Methods for Evaluation of Speech Enhancement</w:t>
      </w:r>
      <w:r>
        <w:rPr>
          <w:noProof/>
        </w:rPr>
        <w:tab/>
      </w:r>
      <w:r>
        <w:rPr>
          <w:noProof/>
        </w:rPr>
        <w:fldChar w:fldCharType="begin"/>
      </w:r>
      <w:r>
        <w:rPr>
          <w:noProof/>
        </w:rPr>
        <w:instrText xml:space="preserve"> PAGEREF _Toc261250724 \h </w:instrText>
      </w:r>
      <w:r>
        <w:rPr>
          <w:noProof/>
        </w:rPr>
      </w:r>
      <w:r>
        <w:rPr>
          <w:noProof/>
        </w:rPr>
        <w:fldChar w:fldCharType="separate"/>
      </w:r>
      <w:r>
        <w:rPr>
          <w:noProof/>
        </w:rPr>
        <w:t>7</w:t>
      </w:r>
      <w:r>
        <w:rPr>
          <w:noProof/>
        </w:rPr>
        <w:fldChar w:fldCharType="end"/>
      </w:r>
    </w:p>
    <w:p w14:paraId="66080DB5" w14:textId="77777777" w:rsidR="004565CC" w:rsidRDefault="004565CC">
      <w:pPr>
        <w:pStyle w:val="TOC3"/>
        <w:tabs>
          <w:tab w:val="left" w:pos="877"/>
        </w:tabs>
        <w:rPr>
          <w:rFonts w:asciiTheme="minorHAnsi" w:eastAsiaTheme="minorEastAsia" w:hAnsiTheme="minorHAnsi" w:cstheme="minorBidi"/>
          <w:noProof/>
          <w:sz w:val="24"/>
          <w:lang w:val="en-US" w:eastAsia="ja-JP"/>
        </w:rPr>
      </w:pPr>
      <w:r>
        <w:rPr>
          <w:noProof/>
        </w:rPr>
        <w:t>2.4.1.</w:t>
      </w:r>
      <w:r>
        <w:rPr>
          <w:rFonts w:asciiTheme="minorHAnsi" w:eastAsiaTheme="minorEastAsia" w:hAnsiTheme="minorHAnsi" w:cstheme="minorBidi"/>
          <w:noProof/>
          <w:sz w:val="24"/>
          <w:lang w:val="en-US" w:eastAsia="ja-JP"/>
        </w:rPr>
        <w:tab/>
      </w:r>
      <w:r>
        <w:rPr>
          <w:noProof/>
        </w:rPr>
        <w:t>Human Recognition</w:t>
      </w:r>
      <w:r>
        <w:rPr>
          <w:noProof/>
        </w:rPr>
        <w:tab/>
      </w:r>
      <w:r>
        <w:rPr>
          <w:noProof/>
        </w:rPr>
        <w:fldChar w:fldCharType="begin"/>
      </w:r>
      <w:r>
        <w:rPr>
          <w:noProof/>
        </w:rPr>
        <w:instrText xml:space="preserve"> PAGEREF _Toc261250725 \h </w:instrText>
      </w:r>
      <w:r>
        <w:rPr>
          <w:noProof/>
        </w:rPr>
      </w:r>
      <w:r>
        <w:rPr>
          <w:noProof/>
        </w:rPr>
        <w:fldChar w:fldCharType="separate"/>
      </w:r>
      <w:r>
        <w:rPr>
          <w:noProof/>
        </w:rPr>
        <w:t>7</w:t>
      </w:r>
      <w:r>
        <w:rPr>
          <w:noProof/>
        </w:rPr>
        <w:fldChar w:fldCharType="end"/>
      </w:r>
    </w:p>
    <w:p w14:paraId="5E02D68F" w14:textId="77777777" w:rsidR="004565CC" w:rsidRDefault="004565CC">
      <w:pPr>
        <w:pStyle w:val="TOC3"/>
        <w:tabs>
          <w:tab w:val="left" w:pos="877"/>
        </w:tabs>
        <w:rPr>
          <w:rFonts w:asciiTheme="minorHAnsi" w:eastAsiaTheme="minorEastAsia" w:hAnsiTheme="minorHAnsi" w:cstheme="minorBidi"/>
          <w:noProof/>
          <w:sz w:val="24"/>
          <w:lang w:val="en-US" w:eastAsia="ja-JP"/>
        </w:rPr>
      </w:pPr>
      <w:r>
        <w:rPr>
          <w:noProof/>
        </w:rPr>
        <w:t>2.4.2.</w:t>
      </w:r>
      <w:r>
        <w:rPr>
          <w:rFonts w:asciiTheme="minorHAnsi" w:eastAsiaTheme="minorEastAsia" w:hAnsiTheme="minorHAnsi" w:cstheme="minorBidi"/>
          <w:noProof/>
          <w:sz w:val="24"/>
          <w:lang w:val="en-US" w:eastAsia="ja-JP"/>
        </w:rPr>
        <w:tab/>
      </w:r>
      <w:r>
        <w:rPr>
          <w:noProof/>
        </w:rPr>
        <w:t>Machine Recognitions</w:t>
      </w:r>
      <w:r>
        <w:rPr>
          <w:noProof/>
        </w:rPr>
        <w:tab/>
      </w:r>
      <w:r>
        <w:rPr>
          <w:noProof/>
        </w:rPr>
        <w:fldChar w:fldCharType="begin"/>
      </w:r>
      <w:r>
        <w:rPr>
          <w:noProof/>
        </w:rPr>
        <w:instrText xml:space="preserve"> PAGEREF _Toc261250726 \h </w:instrText>
      </w:r>
      <w:r>
        <w:rPr>
          <w:noProof/>
        </w:rPr>
      </w:r>
      <w:r>
        <w:rPr>
          <w:noProof/>
        </w:rPr>
        <w:fldChar w:fldCharType="separate"/>
      </w:r>
      <w:r>
        <w:rPr>
          <w:noProof/>
        </w:rPr>
        <w:t>8</w:t>
      </w:r>
      <w:r>
        <w:rPr>
          <w:noProof/>
        </w:rPr>
        <w:fldChar w:fldCharType="end"/>
      </w:r>
    </w:p>
    <w:p w14:paraId="2DEE04D1" w14:textId="77777777" w:rsidR="004565CC" w:rsidRDefault="004565CC">
      <w:pPr>
        <w:pStyle w:val="TOC2"/>
        <w:tabs>
          <w:tab w:val="left" w:pos="515"/>
        </w:tabs>
        <w:rPr>
          <w:rFonts w:asciiTheme="minorHAnsi" w:eastAsiaTheme="minorEastAsia" w:hAnsiTheme="minorHAnsi" w:cstheme="minorBidi"/>
          <w:noProof/>
          <w:sz w:val="24"/>
          <w:lang w:val="en-US" w:eastAsia="ja-JP"/>
        </w:rPr>
      </w:pPr>
      <w:r>
        <w:rPr>
          <w:noProof/>
        </w:rPr>
        <w:t>2.5</w:t>
      </w:r>
      <w:r>
        <w:rPr>
          <w:rFonts w:asciiTheme="minorHAnsi" w:eastAsiaTheme="minorEastAsia" w:hAnsiTheme="minorHAnsi" w:cstheme="minorBidi"/>
          <w:noProof/>
          <w:sz w:val="24"/>
          <w:lang w:val="en-US" w:eastAsia="ja-JP"/>
        </w:rPr>
        <w:tab/>
      </w:r>
      <w:r>
        <w:rPr>
          <w:noProof/>
        </w:rPr>
        <w:t>Subspace Methods by Decomposition</w:t>
      </w:r>
      <w:r>
        <w:rPr>
          <w:noProof/>
        </w:rPr>
        <w:tab/>
      </w:r>
      <w:r>
        <w:rPr>
          <w:noProof/>
        </w:rPr>
        <w:fldChar w:fldCharType="begin"/>
      </w:r>
      <w:r>
        <w:rPr>
          <w:noProof/>
        </w:rPr>
        <w:instrText xml:space="preserve"> PAGEREF _Toc261250727 \h </w:instrText>
      </w:r>
      <w:r>
        <w:rPr>
          <w:noProof/>
        </w:rPr>
      </w:r>
      <w:r>
        <w:rPr>
          <w:noProof/>
        </w:rPr>
        <w:fldChar w:fldCharType="separate"/>
      </w:r>
      <w:r>
        <w:rPr>
          <w:noProof/>
        </w:rPr>
        <w:t>9</w:t>
      </w:r>
      <w:r>
        <w:rPr>
          <w:noProof/>
        </w:rPr>
        <w:fldChar w:fldCharType="end"/>
      </w:r>
    </w:p>
    <w:p w14:paraId="1F3B89BD" w14:textId="77777777" w:rsidR="004565CC" w:rsidRDefault="004565CC">
      <w:pPr>
        <w:pStyle w:val="TOC3"/>
        <w:tabs>
          <w:tab w:val="left" w:pos="877"/>
        </w:tabs>
        <w:rPr>
          <w:rFonts w:asciiTheme="minorHAnsi" w:eastAsiaTheme="minorEastAsia" w:hAnsiTheme="minorHAnsi" w:cstheme="minorBidi"/>
          <w:noProof/>
          <w:sz w:val="24"/>
          <w:lang w:val="en-US" w:eastAsia="ja-JP"/>
        </w:rPr>
      </w:pPr>
      <w:r>
        <w:rPr>
          <w:noProof/>
        </w:rPr>
        <w:t>2.5.1.</w:t>
      </w:r>
      <w:r>
        <w:rPr>
          <w:rFonts w:asciiTheme="minorHAnsi" w:eastAsiaTheme="minorEastAsia" w:hAnsiTheme="minorHAnsi" w:cstheme="minorBidi"/>
          <w:noProof/>
          <w:sz w:val="24"/>
          <w:lang w:val="en-US" w:eastAsia="ja-JP"/>
        </w:rPr>
        <w:tab/>
      </w:r>
      <w:r>
        <w:rPr>
          <w:noProof/>
        </w:rPr>
        <w:t>Non-negative Matrix Factorisation and Speech</w:t>
      </w:r>
      <w:r>
        <w:rPr>
          <w:noProof/>
        </w:rPr>
        <w:tab/>
      </w:r>
      <w:r>
        <w:rPr>
          <w:noProof/>
        </w:rPr>
        <w:fldChar w:fldCharType="begin"/>
      </w:r>
      <w:r>
        <w:rPr>
          <w:noProof/>
        </w:rPr>
        <w:instrText xml:space="preserve"> PAGEREF _Toc261250728 \h </w:instrText>
      </w:r>
      <w:r>
        <w:rPr>
          <w:noProof/>
        </w:rPr>
      </w:r>
      <w:r>
        <w:rPr>
          <w:noProof/>
        </w:rPr>
        <w:fldChar w:fldCharType="separate"/>
      </w:r>
      <w:r>
        <w:rPr>
          <w:noProof/>
        </w:rPr>
        <w:t>10</w:t>
      </w:r>
      <w:r>
        <w:rPr>
          <w:noProof/>
        </w:rPr>
        <w:fldChar w:fldCharType="end"/>
      </w:r>
    </w:p>
    <w:p w14:paraId="4A1FD9E5" w14:textId="77777777" w:rsidR="004565CC" w:rsidRDefault="004565CC">
      <w:pPr>
        <w:pStyle w:val="TOC2"/>
        <w:tabs>
          <w:tab w:val="left" w:pos="515"/>
        </w:tabs>
        <w:rPr>
          <w:rFonts w:asciiTheme="minorHAnsi" w:eastAsiaTheme="minorEastAsia" w:hAnsiTheme="minorHAnsi" w:cstheme="minorBidi"/>
          <w:noProof/>
          <w:sz w:val="24"/>
          <w:lang w:val="en-US" w:eastAsia="ja-JP"/>
        </w:rPr>
      </w:pPr>
      <w:r>
        <w:rPr>
          <w:noProof/>
        </w:rPr>
        <w:t>2.6</w:t>
      </w:r>
      <w:r>
        <w:rPr>
          <w:rFonts w:asciiTheme="minorHAnsi" w:eastAsiaTheme="minorEastAsia" w:hAnsiTheme="minorHAnsi" w:cstheme="minorBidi"/>
          <w:noProof/>
          <w:sz w:val="24"/>
          <w:lang w:val="en-US" w:eastAsia="ja-JP"/>
        </w:rPr>
        <w:tab/>
      </w:r>
      <w:r>
        <w:rPr>
          <w:noProof/>
        </w:rPr>
        <w:t>Assessment of Methods of Factorisation</w:t>
      </w:r>
      <w:r>
        <w:rPr>
          <w:noProof/>
        </w:rPr>
        <w:tab/>
      </w:r>
      <w:r>
        <w:rPr>
          <w:noProof/>
        </w:rPr>
        <w:fldChar w:fldCharType="begin"/>
      </w:r>
      <w:r>
        <w:rPr>
          <w:noProof/>
        </w:rPr>
        <w:instrText xml:space="preserve"> PAGEREF _Toc261250729 \h </w:instrText>
      </w:r>
      <w:r>
        <w:rPr>
          <w:noProof/>
        </w:rPr>
      </w:r>
      <w:r>
        <w:rPr>
          <w:noProof/>
        </w:rPr>
        <w:fldChar w:fldCharType="separate"/>
      </w:r>
      <w:r>
        <w:rPr>
          <w:noProof/>
        </w:rPr>
        <w:t>11</w:t>
      </w:r>
      <w:r>
        <w:rPr>
          <w:noProof/>
        </w:rPr>
        <w:fldChar w:fldCharType="end"/>
      </w:r>
    </w:p>
    <w:p w14:paraId="42F715E9" w14:textId="77777777" w:rsidR="004565CC" w:rsidRDefault="004565CC">
      <w:pPr>
        <w:pStyle w:val="TOC3"/>
        <w:tabs>
          <w:tab w:val="left" w:pos="877"/>
        </w:tabs>
        <w:rPr>
          <w:rFonts w:asciiTheme="minorHAnsi" w:eastAsiaTheme="minorEastAsia" w:hAnsiTheme="minorHAnsi" w:cstheme="minorBidi"/>
          <w:noProof/>
          <w:sz w:val="24"/>
          <w:lang w:val="en-US" w:eastAsia="ja-JP"/>
        </w:rPr>
      </w:pPr>
      <w:r>
        <w:rPr>
          <w:noProof/>
        </w:rPr>
        <w:t>2.6.1.</w:t>
      </w:r>
      <w:r>
        <w:rPr>
          <w:rFonts w:asciiTheme="minorHAnsi" w:eastAsiaTheme="minorEastAsia" w:hAnsiTheme="minorHAnsi" w:cstheme="minorBidi"/>
          <w:noProof/>
          <w:sz w:val="24"/>
          <w:lang w:val="en-US" w:eastAsia="ja-JP"/>
        </w:rPr>
        <w:tab/>
      </w:r>
      <w:r>
        <w:rPr>
          <w:noProof/>
        </w:rPr>
        <w:t>Objective Functions</w:t>
      </w:r>
      <w:r>
        <w:rPr>
          <w:noProof/>
        </w:rPr>
        <w:tab/>
      </w:r>
      <w:r>
        <w:rPr>
          <w:noProof/>
        </w:rPr>
        <w:fldChar w:fldCharType="begin"/>
      </w:r>
      <w:r>
        <w:rPr>
          <w:noProof/>
        </w:rPr>
        <w:instrText xml:space="preserve"> PAGEREF _Toc261250730 \h </w:instrText>
      </w:r>
      <w:r>
        <w:rPr>
          <w:noProof/>
        </w:rPr>
      </w:r>
      <w:r>
        <w:rPr>
          <w:noProof/>
        </w:rPr>
        <w:fldChar w:fldCharType="separate"/>
      </w:r>
      <w:r>
        <w:rPr>
          <w:noProof/>
        </w:rPr>
        <w:t>11</w:t>
      </w:r>
      <w:r>
        <w:rPr>
          <w:noProof/>
        </w:rPr>
        <w:fldChar w:fldCharType="end"/>
      </w:r>
    </w:p>
    <w:p w14:paraId="1C105ED1" w14:textId="77777777" w:rsidR="004565CC" w:rsidRDefault="004565CC">
      <w:pPr>
        <w:pStyle w:val="TOC3"/>
        <w:tabs>
          <w:tab w:val="left" w:pos="877"/>
        </w:tabs>
        <w:rPr>
          <w:rFonts w:asciiTheme="minorHAnsi" w:eastAsiaTheme="minorEastAsia" w:hAnsiTheme="minorHAnsi" w:cstheme="minorBidi"/>
          <w:noProof/>
          <w:sz w:val="24"/>
          <w:lang w:val="en-US" w:eastAsia="ja-JP"/>
        </w:rPr>
      </w:pPr>
      <w:r>
        <w:rPr>
          <w:noProof/>
        </w:rPr>
        <w:t>2.6.2.</w:t>
      </w:r>
      <w:r>
        <w:rPr>
          <w:rFonts w:asciiTheme="minorHAnsi" w:eastAsiaTheme="minorEastAsia" w:hAnsiTheme="minorHAnsi" w:cstheme="minorBidi"/>
          <w:noProof/>
          <w:sz w:val="24"/>
          <w:lang w:val="en-US" w:eastAsia="ja-JP"/>
        </w:rPr>
        <w:tab/>
      </w:r>
      <w:r>
        <w:rPr>
          <w:noProof/>
        </w:rPr>
        <w:t>Multiplicative Update Algorithms</w:t>
      </w:r>
      <w:r>
        <w:rPr>
          <w:noProof/>
        </w:rPr>
        <w:tab/>
      </w:r>
      <w:r>
        <w:rPr>
          <w:noProof/>
        </w:rPr>
        <w:fldChar w:fldCharType="begin"/>
      </w:r>
      <w:r>
        <w:rPr>
          <w:noProof/>
        </w:rPr>
        <w:instrText xml:space="preserve"> PAGEREF _Toc261250731 \h </w:instrText>
      </w:r>
      <w:r>
        <w:rPr>
          <w:noProof/>
        </w:rPr>
      </w:r>
      <w:r>
        <w:rPr>
          <w:noProof/>
        </w:rPr>
        <w:fldChar w:fldCharType="separate"/>
      </w:r>
      <w:r>
        <w:rPr>
          <w:noProof/>
        </w:rPr>
        <w:t>12</w:t>
      </w:r>
      <w:r>
        <w:rPr>
          <w:noProof/>
        </w:rPr>
        <w:fldChar w:fldCharType="end"/>
      </w:r>
    </w:p>
    <w:p w14:paraId="3B12433B" w14:textId="77777777" w:rsidR="004565CC" w:rsidRDefault="004565CC">
      <w:pPr>
        <w:pStyle w:val="TOC3"/>
        <w:tabs>
          <w:tab w:val="left" w:pos="877"/>
        </w:tabs>
        <w:rPr>
          <w:rFonts w:asciiTheme="minorHAnsi" w:eastAsiaTheme="minorEastAsia" w:hAnsiTheme="minorHAnsi" w:cstheme="minorBidi"/>
          <w:noProof/>
          <w:sz w:val="24"/>
          <w:lang w:val="en-US" w:eastAsia="ja-JP"/>
        </w:rPr>
      </w:pPr>
      <w:r>
        <w:rPr>
          <w:noProof/>
        </w:rPr>
        <w:t>2.6.3.</w:t>
      </w:r>
      <w:r>
        <w:rPr>
          <w:rFonts w:asciiTheme="minorHAnsi" w:eastAsiaTheme="minorEastAsia" w:hAnsiTheme="minorHAnsi" w:cstheme="minorBidi"/>
          <w:noProof/>
          <w:sz w:val="24"/>
          <w:lang w:val="en-US" w:eastAsia="ja-JP"/>
        </w:rPr>
        <w:tab/>
      </w:r>
      <w:r>
        <w:rPr>
          <w:noProof/>
        </w:rPr>
        <w:t>Alternating Least Squares Algorithms</w:t>
      </w:r>
      <w:r>
        <w:rPr>
          <w:noProof/>
        </w:rPr>
        <w:tab/>
      </w:r>
      <w:r>
        <w:rPr>
          <w:noProof/>
        </w:rPr>
        <w:fldChar w:fldCharType="begin"/>
      </w:r>
      <w:r>
        <w:rPr>
          <w:noProof/>
        </w:rPr>
        <w:instrText xml:space="preserve"> PAGEREF _Toc261250732 \h </w:instrText>
      </w:r>
      <w:r>
        <w:rPr>
          <w:noProof/>
        </w:rPr>
      </w:r>
      <w:r>
        <w:rPr>
          <w:noProof/>
        </w:rPr>
        <w:fldChar w:fldCharType="separate"/>
      </w:r>
      <w:r>
        <w:rPr>
          <w:noProof/>
        </w:rPr>
        <w:t>13</w:t>
      </w:r>
      <w:r>
        <w:rPr>
          <w:noProof/>
        </w:rPr>
        <w:fldChar w:fldCharType="end"/>
      </w:r>
    </w:p>
    <w:p w14:paraId="46A9F6F7" w14:textId="77777777" w:rsidR="004565CC" w:rsidRDefault="004565CC">
      <w:pPr>
        <w:pStyle w:val="TOC3"/>
        <w:tabs>
          <w:tab w:val="left" w:pos="877"/>
        </w:tabs>
        <w:rPr>
          <w:rFonts w:asciiTheme="minorHAnsi" w:eastAsiaTheme="minorEastAsia" w:hAnsiTheme="minorHAnsi" w:cstheme="minorBidi"/>
          <w:noProof/>
          <w:sz w:val="24"/>
          <w:lang w:val="en-US" w:eastAsia="ja-JP"/>
        </w:rPr>
      </w:pPr>
      <w:r>
        <w:rPr>
          <w:noProof/>
        </w:rPr>
        <w:t>2.6.4.</w:t>
      </w:r>
      <w:r>
        <w:rPr>
          <w:rFonts w:asciiTheme="minorHAnsi" w:eastAsiaTheme="minorEastAsia" w:hAnsiTheme="minorHAnsi" w:cstheme="minorBidi"/>
          <w:noProof/>
          <w:sz w:val="24"/>
          <w:lang w:val="en-US" w:eastAsia="ja-JP"/>
        </w:rPr>
        <w:tab/>
      </w:r>
      <w:r>
        <w:rPr>
          <w:noProof/>
        </w:rPr>
        <w:t>Exemplar-Based NMF</w:t>
      </w:r>
      <w:r>
        <w:rPr>
          <w:noProof/>
        </w:rPr>
        <w:tab/>
      </w:r>
      <w:r>
        <w:rPr>
          <w:noProof/>
        </w:rPr>
        <w:fldChar w:fldCharType="begin"/>
      </w:r>
      <w:r>
        <w:rPr>
          <w:noProof/>
        </w:rPr>
        <w:instrText xml:space="preserve"> PAGEREF _Toc261250733 \h </w:instrText>
      </w:r>
      <w:r>
        <w:rPr>
          <w:noProof/>
        </w:rPr>
      </w:r>
      <w:r>
        <w:rPr>
          <w:noProof/>
        </w:rPr>
        <w:fldChar w:fldCharType="separate"/>
      </w:r>
      <w:r>
        <w:rPr>
          <w:noProof/>
        </w:rPr>
        <w:t>14</w:t>
      </w:r>
      <w:r>
        <w:rPr>
          <w:noProof/>
        </w:rPr>
        <w:fldChar w:fldCharType="end"/>
      </w:r>
    </w:p>
    <w:p w14:paraId="017434FB" w14:textId="77777777" w:rsidR="004565CC" w:rsidRDefault="004565CC">
      <w:pPr>
        <w:pStyle w:val="TOC3"/>
        <w:tabs>
          <w:tab w:val="left" w:pos="877"/>
        </w:tabs>
        <w:rPr>
          <w:rFonts w:asciiTheme="minorHAnsi" w:eastAsiaTheme="minorEastAsia" w:hAnsiTheme="minorHAnsi" w:cstheme="minorBidi"/>
          <w:noProof/>
          <w:sz w:val="24"/>
          <w:lang w:val="en-US" w:eastAsia="ja-JP"/>
        </w:rPr>
      </w:pPr>
      <w:r>
        <w:rPr>
          <w:noProof/>
        </w:rPr>
        <w:t>2.6.5.</w:t>
      </w:r>
      <w:r>
        <w:rPr>
          <w:rFonts w:asciiTheme="minorHAnsi" w:eastAsiaTheme="minorEastAsia" w:hAnsiTheme="minorHAnsi" w:cstheme="minorBidi"/>
          <w:noProof/>
          <w:sz w:val="24"/>
          <w:lang w:val="en-US" w:eastAsia="ja-JP"/>
        </w:rPr>
        <w:tab/>
      </w:r>
      <w:r>
        <w:rPr>
          <w:noProof/>
        </w:rPr>
        <w:t>Constrained NMF</w:t>
      </w:r>
      <w:r>
        <w:rPr>
          <w:noProof/>
        </w:rPr>
        <w:tab/>
      </w:r>
      <w:r>
        <w:rPr>
          <w:noProof/>
        </w:rPr>
        <w:fldChar w:fldCharType="begin"/>
      </w:r>
      <w:r>
        <w:rPr>
          <w:noProof/>
        </w:rPr>
        <w:instrText xml:space="preserve"> PAGEREF _Toc261250734 \h </w:instrText>
      </w:r>
      <w:r>
        <w:rPr>
          <w:noProof/>
        </w:rPr>
      </w:r>
      <w:r>
        <w:rPr>
          <w:noProof/>
        </w:rPr>
        <w:fldChar w:fldCharType="separate"/>
      </w:r>
      <w:r>
        <w:rPr>
          <w:noProof/>
        </w:rPr>
        <w:t>14</w:t>
      </w:r>
      <w:r>
        <w:rPr>
          <w:noProof/>
        </w:rPr>
        <w:fldChar w:fldCharType="end"/>
      </w:r>
    </w:p>
    <w:p w14:paraId="62212D17" w14:textId="77777777" w:rsidR="004565CC" w:rsidRDefault="004565CC">
      <w:pPr>
        <w:pStyle w:val="TOC3"/>
        <w:tabs>
          <w:tab w:val="left" w:pos="877"/>
        </w:tabs>
        <w:rPr>
          <w:rFonts w:asciiTheme="minorHAnsi" w:eastAsiaTheme="minorEastAsia" w:hAnsiTheme="minorHAnsi" w:cstheme="minorBidi"/>
          <w:noProof/>
          <w:sz w:val="24"/>
          <w:lang w:val="en-US" w:eastAsia="ja-JP"/>
        </w:rPr>
      </w:pPr>
      <w:r>
        <w:rPr>
          <w:noProof/>
        </w:rPr>
        <w:t>2.6.6.</w:t>
      </w:r>
      <w:r>
        <w:rPr>
          <w:rFonts w:asciiTheme="minorHAnsi" w:eastAsiaTheme="minorEastAsia" w:hAnsiTheme="minorHAnsi" w:cstheme="minorBidi"/>
          <w:noProof/>
          <w:sz w:val="24"/>
          <w:lang w:val="en-US" w:eastAsia="ja-JP"/>
        </w:rPr>
        <w:tab/>
      </w:r>
      <w:r>
        <w:rPr>
          <w:noProof/>
        </w:rPr>
        <w:t>General NMF approaches to Source Separation</w:t>
      </w:r>
      <w:r>
        <w:rPr>
          <w:noProof/>
        </w:rPr>
        <w:tab/>
      </w:r>
      <w:r>
        <w:rPr>
          <w:noProof/>
        </w:rPr>
        <w:fldChar w:fldCharType="begin"/>
      </w:r>
      <w:r>
        <w:rPr>
          <w:noProof/>
        </w:rPr>
        <w:instrText xml:space="preserve"> PAGEREF _Toc261250735 \h </w:instrText>
      </w:r>
      <w:r>
        <w:rPr>
          <w:noProof/>
        </w:rPr>
      </w:r>
      <w:r>
        <w:rPr>
          <w:noProof/>
        </w:rPr>
        <w:fldChar w:fldCharType="separate"/>
      </w:r>
      <w:r>
        <w:rPr>
          <w:noProof/>
        </w:rPr>
        <w:t>15</w:t>
      </w:r>
      <w:r>
        <w:rPr>
          <w:noProof/>
        </w:rPr>
        <w:fldChar w:fldCharType="end"/>
      </w:r>
    </w:p>
    <w:p w14:paraId="2DCBB622" w14:textId="77777777" w:rsidR="004565CC" w:rsidRDefault="004565CC">
      <w:pPr>
        <w:pStyle w:val="TOC2"/>
        <w:tabs>
          <w:tab w:val="left" w:pos="515"/>
        </w:tabs>
        <w:rPr>
          <w:rFonts w:asciiTheme="minorHAnsi" w:eastAsiaTheme="minorEastAsia" w:hAnsiTheme="minorHAnsi" w:cstheme="minorBidi"/>
          <w:noProof/>
          <w:sz w:val="24"/>
          <w:lang w:val="en-US" w:eastAsia="ja-JP"/>
        </w:rPr>
      </w:pPr>
      <w:r>
        <w:rPr>
          <w:noProof/>
        </w:rPr>
        <w:t>2.7</w:t>
      </w:r>
      <w:r>
        <w:rPr>
          <w:rFonts w:asciiTheme="minorHAnsi" w:eastAsiaTheme="minorEastAsia" w:hAnsiTheme="minorHAnsi" w:cstheme="minorBidi"/>
          <w:noProof/>
          <w:sz w:val="24"/>
          <w:lang w:val="en-US" w:eastAsia="ja-JP"/>
        </w:rPr>
        <w:tab/>
      </w:r>
      <w:r>
        <w:rPr>
          <w:noProof/>
        </w:rPr>
        <w:t>Summary</w:t>
      </w:r>
      <w:r>
        <w:rPr>
          <w:noProof/>
        </w:rPr>
        <w:tab/>
      </w:r>
      <w:r>
        <w:rPr>
          <w:noProof/>
        </w:rPr>
        <w:fldChar w:fldCharType="begin"/>
      </w:r>
      <w:r>
        <w:rPr>
          <w:noProof/>
        </w:rPr>
        <w:instrText xml:space="preserve"> PAGEREF _Toc261250736 \h </w:instrText>
      </w:r>
      <w:r>
        <w:rPr>
          <w:noProof/>
        </w:rPr>
      </w:r>
      <w:r>
        <w:rPr>
          <w:noProof/>
        </w:rPr>
        <w:fldChar w:fldCharType="separate"/>
      </w:r>
      <w:r>
        <w:rPr>
          <w:noProof/>
        </w:rPr>
        <w:t>16</w:t>
      </w:r>
      <w:r>
        <w:rPr>
          <w:noProof/>
        </w:rPr>
        <w:fldChar w:fldCharType="end"/>
      </w:r>
    </w:p>
    <w:p w14:paraId="7B16EF12" w14:textId="77777777" w:rsidR="004565CC" w:rsidRDefault="004565CC">
      <w:pPr>
        <w:pStyle w:val="TOC1"/>
        <w:rPr>
          <w:rFonts w:asciiTheme="minorHAnsi" w:eastAsiaTheme="minorEastAsia" w:hAnsiTheme="minorHAnsi" w:cstheme="minorBidi"/>
          <w:b w:val="0"/>
          <w:noProof/>
          <w:lang w:val="en-US" w:eastAsia="ja-JP"/>
        </w:rPr>
      </w:pPr>
      <w:r>
        <w:rPr>
          <w:noProof/>
        </w:rPr>
        <w:t>Chapter 3: Methodology</w:t>
      </w:r>
      <w:r>
        <w:rPr>
          <w:noProof/>
        </w:rPr>
        <w:tab/>
      </w:r>
      <w:r>
        <w:rPr>
          <w:noProof/>
        </w:rPr>
        <w:fldChar w:fldCharType="begin"/>
      </w:r>
      <w:r>
        <w:rPr>
          <w:noProof/>
        </w:rPr>
        <w:instrText xml:space="preserve"> PAGEREF _Toc261250737 \h </w:instrText>
      </w:r>
      <w:r>
        <w:rPr>
          <w:noProof/>
        </w:rPr>
      </w:r>
      <w:r>
        <w:rPr>
          <w:noProof/>
        </w:rPr>
        <w:fldChar w:fldCharType="separate"/>
      </w:r>
      <w:r>
        <w:rPr>
          <w:noProof/>
        </w:rPr>
        <w:t>17</w:t>
      </w:r>
      <w:r>
        <w:rPr>
          <w:noProof/>
        </w:rPr>
        <w:fldChar w:fldCharType="end"/>
      </w:r>
    </w:p>
    <w:p w14:paraId="39DE72A3" w14:textId="77777777" w:rsidR="004565CC" w:rsidRDefault="004565CC">
      <w:pPr>
        <w:pStyle w:val="TOC2"/>
        <w:tabs>
          <w:tab w:val="left" w:pos="515"/>
        </w:tabs>
        <w:rPr>
          <w:rFonts w:asciiTheme="minorHAnsi" w:eastAsiaTheme="minorEastAsia" w:hAnsiTheme="minorHAnsi" w:cstheme="minorBidi"/>
          <w:noProof/>
          <w:sz w:val="24"/>
          <w:lang w:val="en-US" w:eastAsia="ja-JP"/>
        </w:rPr>
      </w:pPr>
      <w:r>
        <w:rPr>
          <w:noProof/>
        </w:rPr>
        <w:t>3.1</w:t>
      </w:r>
      <w:r>
        <w:rPr>
          <w:rFonts w:asciiTheme="minorHAnsi" w:eastAsiaTheme="minorEastAsia" w:hAnsiTheme="minorHAnsi" w:cstheme="minorBidi"/>
          <w:noProof/>
          <w:sz w:val="24"/>
          <w:lang w:val="en-US" w:eastAsia="ja-JP"/>
        </w:rPr>
        <w:tab/>
      </w:r>
      <w:r>
        <w:rPr>
          <w:noProof/>
        </w:rPr>
        <w:t>Implementation Infrastructure</w:t>
      </w:r>
      <w:r>
        <w:rPr>
          <w:noProof/>
        </w:rPr>
        <w:tab/>
      </w:r>
      <w:r>
        <w:rPr>
          <w:noProof/>
        </w:rPr>
        <w:fldChar w:fldCharType="begin"/>
      </w:r>
      <w:r>
        <w:rPr>
          <w:noProof/>
        </w:rPr>
        <w:instrText xml:space="preserve"> PAGEREF _Toc261250738 \h </w:instrText>
      </w:r>
      <w:r>
        <w:rPr>
          <w:noProof/>
        </w:rPr>
      </w:r>
      <w:r>
        <w:rPr>
          <w:noProof/>
        </w:rPr>
        <w:fldChar w:fldCharType="separate"/>
      </w:r>
      <w:r>
        <w:rPr>
          <w:noProof/>
        </w:rPr>
        <w:t>17</w:t>
      </w:r>
      <w:r>
        <w:rPr>
          <w:noProof/>
        </w:rPr>
        <w:fldChar w:fldCharType="end"/>
      </w:r>
    </w:p>
    <w:p w14:paraId="25E09CAD" w14:textId="77777777" w:rsidR="004565CC" w:rsidRDefault="004565CC">
      <w:pPr>
        <w:pStyle w:val="TOC2"/>
        <w:tabs>
          <w:tab w:val="left" w:pos="515"/>
        </w:tabs>
        <w:rPr>
          <w:rFonts w:asciiTheme="minorHAnsi" w:eastAsiaTheme="minorEastAsia" w:hAnsiTheme="minorHAnsi" w:cstheme="minorBidi"/>
          <w:noProof/>
          <w:sz w:val="24"/>
          <w:lang w:val="en-US" w:eastAsia="ja-JP"/>
        </w:rPr>
      </w:pPr>
      <w:r>
        <w:rPr>
          <w:noProof/>
        </w:rPr>
        <w:t>3.2</w:t>
      </w:r>
      <w:r>
        <w:rPr>
          <w:rFonts w:asciiTheme="minorHAnsi" w:eastAsiaTheme="minorEastAsia" w:hAnsiTheme="minorHAnsi" w:cstheme="minorBidi"/>
          <w:noProof/>
          <w:sz w:val="24"/>
          <w:lang w:val="en-US" w:eastAsia="ja-JP"/>
        </w:rPr>
        <w:tab/>
      </w:r>
      <w:r>
        <w:rPr>
          <w:noProof/>
        </w:rPr>
        <w:t>Algorithms</w:t>
      </w:r>
      <w:r>
        <w:rPr>
          <w:noProof/>
        </w:rPr>
        <w:tab/>
      </w:r>
      <w:r>
        <w:rPr>
          <w:noProof/>
        </w:rPr>
        <w:fldChar w:fldCharType="begin"/>
      </w:r>
      <w:r>
        <w:rPr>
          <w:noProof/>
        </w:rPr>
        <w:instrText xml:space="preserve"> PAGEREF _Toc261250739 \h </w:instrText>
      </w:r>
      <w:r>
        <w:rPr>
          <w:noProof/>
        </w:rPr>
      </w:r>
      <w:r>
        <w:rPr>
          <w:noProof/>
        </w:rPr>
        <w:fldChar w:fldCharType="separate"/>
      </w:r>
      <w:r>
        <w:rPr>
          <w:noProof/>
        </w:rPr>
        <w:t>17</w:t>
      </w:r>
      <w:r>
        <w:rPr>
          <w:noProof/>
        </w:rPr>
        <w:fldChar w:fldCharType="end"/>
      </w:r>
    </w:p>
    <w:p w14:paraId="34E75AEF" w14:textId="77777777" w:rsidR="004565CC" w:rsidRDefault="004565CC">
      <w:pPr>
        <w:pStyle w:val="TOC3"/>
        <w:tabs>
          <w:tab w:val="left" w:pos="877"/>
        </w:tabs>
        <w:rPr>
          <w:rFonts w:asciiTheme="minorHAnsi" w:eastAsiaTheme="minorEastAsia" w:hAnsiTheme="minorHAnsi" w:cstheme="minorBidi"/>
          <w:noProof/>
          <w:sz w:val="24"/>
          <w:lang w:val="en-US" w:eastAsia="ja-JP"/>
        </w:rPr>
      </w:pPr>
      <w:r>
        <w:rPr>
          <w:noProof/>
        </w:rPr>
        <w:t>3.2.1.</w:t>
      </w:r>
      <w:r>
        <w:rPr>
          <w:rFonts w:asciiTheme="minorHAnsi" w:eastAsiaTheme="minorEastAsia" w:hAnsiTheme="minorHAnsi" w:cstheme="minorBidi"/>
          <w:noProof/>
          <w:sz w:val="24"/>
          <w:lang w:val="en-US" w:eastAsia="ja-JP"/>
        </w:rPr>
        <w:tab/>
      </w:r>
      <w:r>
        <w:rPr>
          <w:noProof/>
        </w:rPr>
        <w:t>Algorithm I – Non-negative Matrix Factorisation with Priors</w:t>
      </w:r>
      <w:r>
        <w:rPr>
          <w:noProof/>
        </w:rPr>
        <w:tab/>
      </w:r>
      <w:r>
        <w:rPr>
          <w:noProof/>
        </w:rPr>
        <w:fldChar w:fldCharType="begin"/>
      </w:r>
      <w:r>
        <w:rPr>
          <w:noProof/>
        </w:rPr>
        <w:instrText xml:space="preserve"> PAGEREF _Toc261250740 \h </w:instrText>
      </w:r>
      <w:r>
        <w:rPr>
          <w:noProof/>
        </w:rPr>
      </w:r>
      <w:r>
        <w:rPr>
          <w:noProof/>
        </w:rPr>
        <w:fldChar w:fldCharType="separate"/>
      </w:r>
      <w:r>
        <w:rPr>
          <w:noProof/>
        </w:rPr>
        <w:t>17</w:t>
      </w:r>
      <w:r>
        <w:rPr>
          <w:noProof/>
        </w:rPr>
        <w:fldChar w:fldCharType="end"/>
      </w:r>
    </w:p>
    <w:p w14:paraId="2A98649B" w14:textId="77777777" w:rsidR="004565CC" w:rsidRDefault="004565CC">
      <w:pPr>
        <w:pStyle w:val="TOC3"/>
        <w:tabs>
          <w:tab w:val="left" w:pos="877"/>
        </w:tabs>
        <w:rPr>
          <w:rFonts w:asciiTheme="minorHAnsi" w:eastAsiaTheme="minorEastAsia" w:hAnsiTheme="minorHAnsi" w:cstheme="minorBidi"/>
          <w:noProof/>
          <w:sz w:val="24"/>
          <w:lang w:val="en-US" w:eastAsia="ja-JP"/>
        </w:rPr>
      </w:pPr>
      <w:r>
        <w:rPr>
          <w:noProof/>
        </w:rPr>
        <w:t>3.2.2.</w:t>
      </w:r>
      <w:r>
        <w:rPr>
          <w:rFonts w:asciiTheme="minorHAnsi" w:eastAsiaTheme="minorEastAsia" w:hAnsiTheme="minorHAnsi" w:cstheme="minorBidi"/>
          <w:noProof/>
          <w:sz w:val="24"/>
          <w:lang w:val="en-US" w:eastAsia="ja-JP"/>
        </w:rPr>
        <w:tab/>
      </w:r>
      <w:r>
        <w:rPr>
          <w:noProof/>
        </w:rPr>
        <w:t>Algorithm II – Non-negative Matrix Factorisation of Phonemes with Priors</w:t>
      </w:r>
      <w:r>
        <w:rPr>
          <w:noProof/>
        </w:rPr>
        <w:tab/>
      </w:r>
      <w:r>
        <w:rPr>
          <w:noProof/>
        </w:rPr>
        <w:fldChar w:fldCharType="begin"/>
      </w:r>
      <w:r>
        <w:rPr>
          <w:noProof/>
        </w:rPr>
        <w:instrText xml:space="preserve"> PAGEREF _Toc261250741 \h </w:instrText>
      </w:r>
      <w:r>
        <w:rPr>
          <w:noProof/>
        </w:rPr>
      </w:r>
      <w:r>
        <w:rPr>
          <w:noProof/>
        </w:rPr>
        <w:fldChar w:fldCharType="separate"/>
      </w:r>
      <w:r>
        <w:rPr>
          <w:noProof/>
        </w:rPr>
        <w:t>18</w:t>
      </w:r>
      <w:r>
        <w:rPr>
          <w:noProof/>
        </w:rPr>
        <w:fldChar w:fldCharType="end"/>
      </w:r>
    </w:p>
    <w:p w14:paraId="335869B9" w14:textId="77777777" w:rsidR="004565CC" w:rsidRDefault="004565CC">
      <w:pPr>
        <w:pStyle w:val="TOC3"/>
        <w:tabs>
          <w:tab w:val="left" w:pos="877"/>
        </w:tabs>
        <w:rPr>
          <w:rFonts w:asciiTheme="minorHAnsi" w:eastAsiaTheme="minorEastAsia" w:hAnsiTheme="minorHAnsi" w:cstheme="minorBidi"/>
          <w:noProof/>
          <w:sz w:val="24"/>
          <w:lang w:val="en-US" w:eastAsia="ja-JP"/>
        </w:rPr>
      </w:pPr>
      <w:r>
        <w:rPr>
          <w:noProof/>
        </w:rPr>
        <w:t>3.2.3.</w:t>
      </w:r>
      <w:r>
        <w:rPr>
          <w:rFonts w:asciiTheme="minorHAnsi" w:eastAsiaTheme="minorEastAsia" w:hAnsiTheme="minorHAnsi" w:cstheme="minorBidi"/>
          <w:noProof/>
          <w:sz w:val="24"/>
          <w:lang w:val="en-US" w:eastAsia="ja-JP"/>
        </w:rPr>
        <w:tab/>
      </w:r>
      <w:r>
        <w:rPr>
          <w:noProof/>
        </w:rPr>
        <w:t>Reducing the Training Requirements</w:t>
      </w:r>
      <w:r>
        <w:rPr>
          <w:noProof/>
        </w:rPr>
        <w:tab/>
      </w:r>
      <w:r>
        <w:rPr>
          <w:noProof/>
        </w:rPr>
        <w:fldChar w:fldCharType="begin"/>
      </w:r>
      <w:r>
        <w:rPr>
          <w:noProof/>
        </w:rPr>
        <w:instrText xml:space="preserve"> PAGEREF _Toc261250742 \h </w:instrText>
      </w:r>
      <w:r>
        <w:rPr>
          <w:noProof/>
        </w:rPr>
      </w:r>
      <w:r>
        <w:rPr>
          <w:noProof/>
        </w:rPr>
        <w:fldChar w:fldCharType="separate"/>
      </w:r>
      <w:r>
        <w:rPr>
          <w:noProof/>
        </w:rPr>
        <w:t>19</w:t>
      </w:r>
      <w:r>
        <w:rPr>
          <w:noProof/>
        </w:rPr>
        <w:fldChar w:fldCharType="end"/>
      </w:r>
    </w:p>
    <w:p w14:paraId="61DCA8C2" w14:textId="77777777" w:rsidR="004565CC" w:rsidRDefault="004565CC">
      <w:pPr>
        <w:pStyle w:val="TOC2"/>
        <w:tabs>
          <w:tab w:val="left" w:pos="515"/>
        </w:tabs>
        <w:rPr>
          <w:rFonts w:asciiTheme="minorHAnsi" w:eastAsiaTheme="minorEastAsia" w:hAnsiTheme="minorHAnsi" w:cstheme="minorBidi"/>
          <w:noProof/>
          <w:sz w:val="24"/>
          <w:lang w:val="en-US" w:eastAsia="ja-JP"/>
        </w:rPr>
      </w:pPr>
      <w:r>
        <w:rPr>
          <w:noProof/>
        </w:rPr>
        <w:t>3.3</w:t>
      </w:r>
      <w:r>
        <w:rPr>
          <w:rFonts w:asciiTheme="minorHAnsi" w:eastAsiaTheme="minorEastAsia" w:hAnsiTheme="minorHAnsi" w:cstheme="minorBidi"/>
          <w:noProof/>
          <w:sz w:val="24"/>
          <w:lang w:val="en-US" w:eastAsia="ja-JP"/>
        </w:rPr>
        <w:tab/>
      </w:r>
      <w:r>
        <w:rPr>
          <w:noProof/>
        </w:rPr>
        <w:t>Test Data</w:t>
      </w:r>
      <w:r>
        <w:rPr>
          <w:noProof/>
        </w:rPr>
        <w:tab/>
      </w:r>
      <w:r>
        <w:rPr>
          <w:noProof/>
        </w:rPr>
        <w:fldChar w:fldCharType="begin"/>
      </w:r>
      <w:r>
        <w:rPr>
          <w:noProof/>
        </w:rPr>
        <w:instrText xml:space="preserve"> PAGEREF _Toc261250743 \h </w:instrText>
      </w:r>
      <w:r>
        <w:rPr>
          <w:noProof/>
        </w:rPr>
      </w:r>
      <w:r>
        <w:rPr>
          <w:noProof/>
        </w:rPr>
        <w:fldChar w:fldCharType="separate"/>
      </w:r>
      <w:r>
        <w:rPr>
          <w:noProof/>
        </w:rPr>
        <w:t>20</w:t>
      </w:r>
      <w:r>
        <w:rPr>
          <w:noProof/>
        </w:rPr>
        <w:fldChar w:fldCharType="end"/>
      </w:r>
    </w:p>
    <w:p w14:paraId="69431069" w14:textId="77777777" w:rsidR="004565CC" w:rsidRDefault="004565CC">
      <w:pPr>
        <w:pStyle w:val="TOC2"/>
        <w:tabs>
          <w:tab w:val="left" w:pos="515"/>
        </w:tabs>
        <w:rPr>
          <w:rFonts w:asciiTheme="minorHAnsi" w:eastAsiaTheme="minorEastAsia" w:hAnsiTheme="minorHAnsi" w:cstheme="minorBidi"/>
          <w:noProof/>
          <w:sz w:val="24"/>
          <w:lang w:val="en-US" w:eastAsia="ja-JP"/>
        </w:rPr>
      </w:pPr>
      <w:r>
        <w:rPr>
          <w:noProof/>
        </w:rPr>
        <w:t>3.4</w:t>
      </w:r>
      <w:r>
        <w:rPr>
          <w:rFonts w:asciiTheme="minorHAnsi" w:eastAsiaTheme="minorEastAsia" w:hAnsiTheme="minorHAnsi" w:cstheme="minorBidi"/>
          <w:noProof/>
          <w:sz w:val="24"/>
          <w:lang w:val="en-US" w:eastAsia="ja-JP"/>
        </w:rPr>
        <w:tab/>
      </w:r>
      <w:r>
        <w:rPr>
          <w:noProof/>
        </w:rPr>
        <w:t>Evaluation Measures</w:t>
      </w:r>
      <w:r>
        <w:rPr>
          <w:noProof/>
        </w:rPr>
        <w:tab/>
      </w:r>
      <w:r>
        <w:rPr>
          <w:noProof/>
        </w:rPr>
        <w:fldChar w:fldCharType="begin"/>
      </w:r>
      <w:r>
        <w:rPr>
          <w:noProof/>
        </w:rPr>
        <w:instrText xml:space="preserve"> PAGEREF _Toc261250744 \h </w:instrText>
      </w:r>
      <w:r>
        <w:rPr>
          <w:noProof/>
        </w:rPr>
      </w:r>
      <w:r>
        <w:rPr>
          <w:noProof/>
        </w:rPr>
        <w:fldChar w:fldCharType="separate"/>
      </w:r>
      <w:r>
        <w:rPr>
          <w:noProof/>
        </w:rPr>
        <w:t>21</w:t>
      </w:r>
      <w:r>
        <w:rPr>
          <w:noProof/>
        </w:rPr>
        <w:fldChar w:fldCharType="end"/>
      </w:r>
    </w:p>
    <w:p w14:paraId="4CD9889A" w14:textId="77777777" w:rsidR="004565CC" w:rsidRDefault="004565CC">
      <w:pPr>
        <w:pStyle w:val="TOC2"/>
        <w:tabs>
          <w:tab w:val="left" w:pos="515"/>
        </w:tabs>
        <w:rPr>
          <w:rFonts w:asciiTheme="minorHAnsi" w:eastAsiaTheme="minorEastAsia" w:hAnsiTheme="minorHAnsi" w:cstheme="minorBidi"/>
          <w:noProof/>
          <w:sz w:val="24"/>
          <w:lang w:val="en-US" w:eastAsia="ja-JP"/>
        </w:rPr>
      </w:pPr>
      <w:r>
        <w:rPr>
          <w:noProof/>
        </w:rPr>
        <w:t>3.5</w:t>
      </w:r>
      <w:r>
        <w:rPr>
          <w:rFonts w:asciiTheme="minorHAnsi" w:eastAsiaTheme="minorEastAsia" w:hAnsiTheme="minorHAnsi" w:cstheme="minorBidi"/>
          <w:noProof/>
          <w:sz w:val="24"/>
          <w:lang w:val="en-US" w:eastAsia="ja-JP"/>
        </w:rPr>
        <w:tab/>
      </w:r>
      <w:r>
        <w:rPr>
          <w:noProof/>
        </w:rPr>
        <w:t>Project Management</w:t>
      </w:r>
      <w:r>
        <w:rPr>
          <w:noProof/>
        </w:rPr>
        <w:tab/>
      </w:r>
      <w:r>
        <w:rPr>
          <w:noProof/>
        </w:rPr>
        <w:fldChar w:fldCharType="begin"/>
      </w:r>
      <w:r>
        <w:rPr>
          <w:noProof/>
        </w:rPr>
        <w:instrText xml:space="preserve"> PAGEREF _Toc261250745 \h </w:instrText>
      </w:r>
      <w:r>
        <w:rPr>
          <w:noProof/>
        </w:rPr>
      </w:r>
      <w:r>
        <w:rPr>
          <w:noProof/>
        </w:rPr>
        <w:fldChar w:fldCharType="separate"/>
      </w:r>
      <w:r>
        <w:rPr>
          <w:noProof/>
        </w:rPr>
        <w:t>22</w:t>
      </w:r>
      <w:r>
        <w:rPr>
          <w:noProof/>
        </w:rPr>
        <w:fldChar w:fldCharType="end"/>
      </w:r>
    </w:p>
    <w:p w14:paraId="505A4A78" w14:textId="77777777" w:rsidR="004565CC" w:rsidRDefault="004565CC">
      <w:pPr>
        <w:pStyle w:val="TOC2"/>
        <w:tabs>
          <w:tab w:val="left" w:pos="515"/>
        </w:tabs>
        <w:rPr>
          <w:rFonts w:asciiTheme="minorHAnsi" w:eastAsiaTheme="minorEastAsia" w:hAnsiTheme="minorHAnsi" w:cstheme="minorBidi"/>
          <w:noProof/>
          <w:sz w:val="24"/>
          <w:lang w:val="en-US" w:eastAsia="ja-JP"/>
        </w:rPr>
      </w:pPr>
      <w:r>
        <w:rPr>
          <w:noProof/>
        </w:rPr>
        <w:t>3.6</w:t>
      </w:r>
      <w:r>
        <w:rPr>
          <w:rFonts w:asciiTheme="minorHAnsi" w:eastAsiaTheme="minorEastAsia" w:hAnsiTheme="minorHAnsi" w:cstheme="minorBidi"/>
          <w:noProof/>
          <w:sz w:val="24"/>
          <w:lang w:val="en-US" w:eastAsia="ja-JP"/>
        </w:rPr>
        <w:tab/>
      </w:r>
      <w:r>
        <w:rPr>
          <w:noProof/>
        </w:rPr>
        <w:t>Resource Management and Cost Analysis</w:t>
      </w:r>
      <w:r>
        <w:rPr>
          <w:noProof/>
        </w:rPr>
        <w:tab/>
      </w:r>
      <w:r>
        <w:rPr>
          <w:noProof/>
        </w:rPr>
        <w:fldChar w:fldCharType="begin"/>
      </w:r>
      <w:r>
        <w:rPr>
          <w:noProof/>
        </w:rPr>
        <w:instrText xml:space="preserve"> PAGEREF _Toc261250746 \h </w:instrText>
      </w:r>
      <w:r>
        <w:rPr>
          <w:noProof/>
        </w:rPr>
      </w:r>
      <w:r>
        <w:rPr>
          <w:noProof/>
        </w:rPr>
        <w:fldChar w:fldCharType="separate"/>
      </w:r>
      <w:r>
        <w:rPr>
          <w:noProof/>
        </w:rPr>
        <w:t>22</w:t>
      </w:r>
      <w:r>
        <w:rPr>
          <w:noProof/>
        </w:rPr>
        <w:fldChar w:fldCharType="end"/>
      </w:r>
    </w:p>
    <w:p w14:paraId="32E7C538" w14:textId="77777777" w:rsidR="004565CC" w:rsidRDefault="004565CC">
      <w:pPr>
        <w:pStyle w:val="TOC1"/>
        <w:rPr>
          <w:rFonts w:asciiTheme="minorHAnsi" w:eastAsiaTheme="minorEastAsia" w:hAnsiTheme="minorHAnsi" w:cstheme="minorBidi"/>
          <w:b w:val="0"/>
          <w:noProof/>
          <w:lang w:val="en-US" w:eastAsia="ja-JP"/>
        </w:rPr>
      </w:pPr>
      <w:r>
        <w:rPr>
          <w:noProof/>
        </w:rPr>
        <w:t>References</w:t>
      </w:r>
      <w:r>
        <w:rPr>
          <w:noProof/>
        </w:rPr>
        <w:tab/>
      </w:r>
      <w:r>
        <w:rPr>
          <w:noProof/>
        </w:rPr>
        <w:fldChar w:fldCharType="begin"/>
      </w:r>
      <w:r>
        <w:rPr>
          <w:noProof/>
        </w:rPr>
        <w:instrText xml:space="preserve"> PAGEREF _Toc261250747 \h </w:instrText>
      </w:r>
      <w:r>
        <w:rPr>
          <w:noProof/>
        </w:rPr>
      </w:r>
      <w:r>
        <w:rPr>
          <w:noProof/>
        </w:rPr>
        <w:fldChar w:fldCharType="separate"/>
      </w:r>
      <w:r>
        <w:rPr>
          <w:noProof/>
        </w:rPr>
        <w:t>23</w:t>
      </w:r>
      <w:r>
        <w:rPr>
          <w:noProof/>
        </w:rPr>
        <w:fldChar w:fldCharType="end"/>
      </w:r>
    </w:p>
    <w:p w14:paraId="7AFF3563" w14:textId="60A6BDF3" w:rsidR="007A4FB3" w:rsidRDefault="00E74383" w:rsidP="00E74383">
      <w:pPr>
        <w:spacing w:line="240" w:lineRule="auto"/>
      </w:pPr>
      <w:r>
        <w:rPr>
          <w:sz w:val="24"/>
        </w:rPr>
        <w:fldChar w:fldCharType="end"/>
      </w:r>
    </w:p>
    <w:p w14:paraId="2BB01299" w14:textId="77777777" w:rsidR="007A4FB3" w:rsidRDefault="007A4FB3" w:rsidP="002D3A8A">
      <w:pPr>
        <w:pStyle w:val="FrontPagesHeading"/>
      </w:pPr>
      <w:r>
        <w:br w:type="page"/>
      </w:r>
      <w:r>
        <w:lastRenderedPageBreak/>
        <w:t>List of Figures</w:t>
      </w:r>
    </w:p>
    <w:p w14:paraId="6A3CA997" w14:textId="77777777" w:rsidR="004565CC" w:rsidRDefault="0027647B">
      <w:pPr>
        <w:pStyle w:val="TableofFigures"/>
        <w:tabs>
          <w:tab w:val="right" w:leader="dot" w:pos="8210"/>
        </w:tabs>
        <w:rPr>
          <w:rFonts w:asciiTheme="minorHAnsi" w:eastAsiaTheme="minorEastAsia" w:hAnsiTheme="minorHAnsi" w:cstheme="minorBidi"/>
          <w:noProof/>
          <w:sz w:val="24"/>
          <w:lang w:val="en-US" w:eastAsia="ja-JP"/>
        </w:rPr>
      </w:pPr>
      <w:r>
        <w:fldChar w:fldCharType="begin"/>
      </w:r>
      <w:r>
        <w:instrText xml:space="preserve"> TOC \c "Figure" </w:instrText>
      </w:r>
      <w:r>
        <w:fldChar w:fldCharType="separate"/>
      </w:r>
      <w:r w:rsidR="004565CC">
        <w:rPr>
          <w:noProof/>
        </w:rPr>
        <w:t>Figure 2</w:t>
      </w:r>
      <w:r w:rsidR="004565CC">
        <w:rPr>
          <w:noProof/>
        </w:rPr>
        <w:noBreakHyphen/>
        <w:t>1 – Some classifications of Speech Enhancement Methods</w:t>
      </w:r>
      <w:r w:rsidR="004565CC">
        <w:rPr>
          <w:noProof/>
        </w:rPr>
        <w:tab/>
      </w:r>
      <w:r w:rsidR="004565CC">
        <w:rPr>
          <w:noProof/>
        </w:rPr>
        <w:fldChar w:fldCharType="begin"/>
      </w:r>
      <w:r w:rsidR="004565CC">
        <w:rPr>
          <w:noProof/>
        </w:rPr>
        <w:instrText xml:space="preserve"> PAGEREF _Toc261250748 \h </w:instrText>
      </w:r>
      <w:r w:rsidR="004565CC">
        <w:rPr>
          <w:noProof/>
        </w:rPr>
      </w:r>
      <w:r w:rsidR="004565CC">
        <w:rPr>
          <w:noProof/>
        </w:rPr>
        <w:fldChar w:fldCharType="separate"/>
      </w:r>
      <w:r w:rsidR="004565CC">
        <w:rPr>
          <w:noProof/>
        </w:rPr>
        <w:t>5</w:t>
      </w:r>
      <w:r w:rsidR="004565CC">
        <w:rPr>
          <w:noProof/>
        </w:rPr>
        <w:fldChar w:fldCharType="end"/>
      </w:r>
    </w:p>
    <w:p w14:paraId="344303E3" w14:textId="77777777" w:rsidR="004565CC" w:rsidRDefault="004565CC">
      <w:pPr>
        <w:pStyle w:val="TableofFigures"/>
        <w:tabs>
          <w:tab w:val="right" w:leader="dot" w:pos="8210"/>
        </w:tabs>
        <w:rPr>
          <w:rFonts w:asciiTheme="minorHAnsi" w:eastAsiaTheme="minorEastAsia" w:hAnsiTheme="minorHAnsi" w:cstheme="minorBidi"/>
          <w:noProof/>
          <w:sz w:val="24"/>
          <w:lang w:val="en-US" w:eastAsia="ja-JP"/>
        </w:rPr>
      </w:pPr>
      <w:r>
        <w:rPr>
          <w:noProof/>
        </w:rPr>
        <w:t>Figure 2</w:t>
      </w:r>
      <w:r>
        <w:rPr>
          <w:noProof/>
        </w:rPr>
        <w:noBreakHyphen/>
        <w:t>3 – Evaluation methods used in literature</w:t>
      </w:r>
      <w:r>
        <w:rPr>
          <w:noProof/>
        </w:rPr>
        <w:tab/>
      </w:r>
      <w:r>
        <w:rPr>
          <w:noProof/>
        </w:rPr>
        <w:fldChar w:fldCharType="begin"/>
      </w:r>
      <w:r>
        <w:rPr>
          <w:noProof/>
        </w:rPr>
        <w:instrText xml:space="preserve"> PAGEREF _Toc261250749 \h </w:instrText>
      </w:r>
      <w:r>
        <w:rPr>
          <w:noProof/>
        </w:rPr>
      </w:r>
      <w:r>
        <w:rPr>
          <w:noProof/>
        </w:rPr>
        <w:fldChar w:fldCharType="separate"/>
      </w:r>
      <w:r>
        <w:rPr>
          <w:noProof/>
        </w:rPr>
        <w:t>9</w:t>
      </w:r>
      <w:r>
        <w:rPr>
          <w:noProof/>
        </w:rPr>
        <w:fldChar w:fldCharType="end"/>
      </w:r>
    </w:p>
    <w:p w14:paraId="09F8E2E0" w14:textId="77777777" w:rsidR="004565CC" w:rsidRDefault="004565CC">
      <w:pPr>
        <w:pStyle w:val="TableofFigures"/>
        <w:tabs>
          <w:tab w:val="right" w:leader="dot" w:pos="8210"/>
        </w:tabs>
        <w:rPr>
          <w:rFonts w:asciiTheme="minorHAnsi" w:eastAsiaTheme="minorEastAsia" w:hAnsiTheme="minorHAnsi" w:cstheme="minorBidi"/>
          <w:noProof/>
          <w:sz w:val="24"/>
          <w:lang w:val="en-US" w:eastAsia="ja-JP"/>
        </w:rPr>
      </w:pPr>
      <w:r>
        <w:rPr>
          <w:noProof/>
        </w:rPr>
        <w:t>Figure 2</w:t>
      </w:r>
      <w:r>
        <w:rPr>
          <w:noProof/>
        </w:rPr>
        <w:noBreakHyphen/>
        <w:t>4 – Mathematical decomposition techniques</w:t>
      </w:r>
      <w:r>
        <w:rPr>
          <w:noProof/>
        </w:rPr>
        <w:tab/>
      </w:r>
      <w:r>
        <w:rPr>
          <w:noProof/>
        </w:rPr>
        <w:fldChar w:fldCharType="begin"/>
      </w:r>
      <w:r>
        <w:rPr>
          <w:noProof/>
        </w:rPr>
        <w:instrText xml:space="preserve"> PAGEREF _Toc261250750 \h </w:instrText>
      </w:r>
      <w:r>
        <w:rPr>
          <w:noProof/>
        </w:rPr>
      </w:r>
      <w:r>
        <w:rPr>
          <w:noProof/>
        </w:rPr>
        <w:fldChar w:fldCharType="separate"/>
      </w:r>
      <w:r>
        <w:rPr>
          <w:noProof/>
        </w:rPr>
        <w:t>9</w:t>
      </w:r>
      <w:r>
        <w:rPr>
          <w:noProof/>
        </w:rPr>
        <w:fldChar w:fldCharType="end"/>
      </w:r>
    </w:p>
    <w:p w14:paraId="2C2462D3" w14:textId="77777777" w:rsidR="004565CC" w:rsidRDefault="004565CC">
      <w:pPr>
        <w:pStyle w:val="TableofFigures"/>
        <w:tabs>
          <w:tab w:val="right" w:leader="dot" w:pos="8210"/>
        </w:tabs>
        <w:rPr>
          <w:rFonts w:asciiTheme="minorHAnsi" w:eastAsiaTheme="minorEastAsia" w:hAnsiTheme="minorHAnsi" w:cstheme="minorBidi"/>
          <w:noProof/>
          <w:sz w:val="24"/>
          <w:lang w:val="en-US" w:eastAsia="ja-JP"/>
        </w:rPr>
      </w:pPr>
      <w:r>
        <w:rPr>
          <w:noProof/>
        </w:rPr>
        <w:t>Figure 2</w:t>
      </w:r>
      <w:r>
        <w:rPr>
          <w:noProof/>
        </w:rPr>
        <w:noBreakHyphen/>
        <w:t>5 – NMF factorising speech into components [17].</w:t>
      </w:r>
      <w:r>
        <w:rPr>
          <w:noProof/>
        </w:rPr>
        <w:tab/>
      </w:r>
      <w:r>
        <w:rPr>
          <w:noProof/>
        </w:rPr>
        <w:fldChar w:fldCharType="begin"/>
      </w:r>
      <w:r>
        <w:rPr>
          <w:noProof/>
        </w:rPr>
        <w:instrText xml:space="preserve"> PAGEREF _Toc261250751 \h </w:instrText>
      </w:r>
      <w:r>
        <w:rPr>
          <w:noProof/>
        </w:rPr>
      </w:r>
      <w:r>
        <w:rPr>
          <w:noProof/>
        </w:rPr>
        <w:fldChar w:fldCharType="separate"/>
      </w:r>
      <w:r>
        <w:rPr>
          <w:noProof/>
        </w:rPr>
        <w:t>11</w:t>
      </w:r>
      <w:r>
        <w:rPr>
          <w:noProof/>
        </w:rPr>
        <w:fldChar w:fldCharType="end"/>
      </w:r>
    </w:p>
    <w:p w14:paraId="0AEFFC04" w14:textId="77777777" w:rsidR="004565CC" w:rsidRDefault="004565CC">
      <w:pPr>
        <w:pStyle w:val="TableofFigures"/>
        <w:tabs>
          <w:tab w:val="right" w:leader="dot" w:pos="8210"/>
        </w:tabs>
        <w:rPr>
          <w:rFonts w:asciiTheme="minorHAnsi" w:eastAsiaTheme="minorEastAsia" w:hAnsiTheme="minorHAnsi" w:cstheme="minorBidi"/>
          <w:noProof/>
          <w:sz w:val="24"/>
          <w:lang w:val="en-US" w:eastAsia="ja-JP"/>
        </w:rPr>
      </w:pPr>
      <w:r>
        <w:rPr>
          <w:noProof/>
        </w:rPr>
        <w:t>Figure 2</w:t>
      </w:r>
      <w:r>
        <w:rPr>
          <w:noProof/>
        </w:rPr>
        <w:noBreakHyphen/>
        <w:t>6 – Common NMF speech implementation</w:t>
      </w:r>
      <w:r>
        <w:rPr>
          <w:noProof/>
        </w:rPr>
        <w:tab/>
      </w:r>
      <w:r>
        <w:rPr>
          <w:noProof/>
        </w:rPr>
        <w:fldChar w:fldCharType="begin"/>
      </w:r>
      <w:r>
        <w:rPr>
          <w:noProof/>
        </w:rPr>
        <w:instrText xml:space="preserve"> PAGEREF _Toc261250752 \h </w:instrText>
      </w:r>
      <w:r>
        <w:rPr>
          <w:noProof/>
        </w:rPr>
      </w:r>
      <w:r>
        <w:rPr>
          <w:noProof/>
        </w:rPr>
        <w:fldChar w:fldCharType="separate"/>
      </w:r>
      <w:r>
        <w:rPr>
          <w:noProof/>
        </w:rPr>
        <w:t>15</w:t>
      </w:r>
      <w:r>
        <w:rPr>
          <w:noProof/>
        </w:rPr>
        <w:fldChar w:fldCharType="end"/>
      </w:r>
    </w:p>
    <w:p w14:paraId="198ED4C7" w14:textId="3B22E8F4" w:rsidR="007A4FB3" w:rsidRDefault="0027647B" w:rsidP="007D44EA">
      <w:pPr>
        <w:pStyle w:val="FrontPagesHeading"/>
      </w:pPr>
      <w:r>
        <w:fldChar w:fldCharType="end"/>
      </w:r>
      <w:r w:rsidR="007A4FB3">
        <w:br w:type="page"/>
      </w:r>
      <w:r w:rsidR="007A4FB3">
        <w:lastRenderedPageBreak/>
        <w:t>List of Tables</w:t>
      </w:r>
    </w:p>
    <w:p w14:paraId="01918153" w14:textId="77777777" w:rsidR="004565CC" w:rsidRDefault="0027647B">
      <w:pPr>
        <w:pStyle w:val="TableofFigures"/>
        <w:tabs>
          <w:tab w:val="right" w:leader="dot" w:pos="8210"/>
        </w:tabs>
        <w:rPr>
          <w:rFonts w:asciiTheme="minorHAnsi" w:eastAsiaTheme="minorEastAsia" w:hAnsiTheme="minorHAnsi" w:cstheme="minorBidi"/>
          <w:noProof/>
          <w:sz w:val="24"/>
          <w:lang w:val="en-US" w:eastAsia="ja-JP"/>
        </w:rPr>
      </w:pPr>
      <w:r>
        <w:fldChar w:fldCharType="begin"/>
      </w:r>
      <w:r>
        <w:instrText xml:space="preserve"> TOC \c "Table" </w:instrText>
      </w:r>
      <w:r>
        <w:fldChar w:fldCharType="separate"/>
      </w:r>
      <w:r w:rsidR="004565CC">
        <w:rPr>
          <w:noProof/>
        </w:rPr>
        <w:t>Table 2</w:t>
      </w:r>
      <w:r w:rsidR="004565CC">
        <w:rPr>
          <w:noProof/>
        </w:rPr>
        <w:noBreakHyphen/>
        <w:t>1 – Speech-related noise types</w:t>
      </w:r>
      <w:r w:rsidR="004565CC">
        <w:rPr>
          <w:noProof/>
        </w:rPr>
        <w:tab/>
      </w:r>
      <w:r w:rsidR="004565CC">
        <w:rPr>
          <w:noProof/>
        </w:rPr>
        <w:fldChar w:fldCharType="begin"/>
      </w:r>
      <w:r w:rsidR="004565CC">
        <w:rPr>
          <w:noProof/>
        </w:rPr>
        <w:instrText xml:space="preserve"> PAGEREF _Toc261250753 \h </w:instrText>
      </w:r>
      <w:r w:rsidR="004565CC">
        <w:rPr>
          <w:noProof/>
        </w:rPr>
      </w:r>
      <w:r w:rsidR="004565CC">
        <w:rPr>
          <w:noProof/>
        </w:rPr>
        <w:fldChar w:fldCharType="separate"/>
      </w:r>
      <w:r w:rsidR="004565CC">
        <w:rPr>
          <w:noProof/>
        </w:rPr>
        <w:t>3</w:t>
      </w:r>
      <w:r w:rsidR="004565CC">
        <w:rPr>
          <w:noProof/>
        </w:rPr>
        <w:fldChar w:fldCharType="end"/>
      </w:r>
    </w:p>
    <w:p w14:paraId="461B05DF" w14:textId="77777777" w:rsidR="004565CC" w:rsidRDefault="004565CC">
      <w:pPr>
        <w:pStyle w:val="TableofFigures"/>
        <w:tabs>
          <w:tab w:val="right" w:leader="dot" w:pos="8210"/>
        </w:tabs>
        <w:rPr>
          <w:rFonts w:asciiTheme="minorHAnsi" w:eastAsiaTheme="minorEastAsia" w:hAnsiTheme="minorHAnsi" w:cstheme="minorBidi"/>
          <w:noProof/>
          <w:sz w:val="24"/>
          <w:lang w:val="en-US" w:eastAsia="ja-JP"/>
        </w:rPr>
      </w:pPr>
      <w:r>
        <w:rPr>
          <w:noProof/>
        </w:rPr>
        <w:t>Table 2</w:t>
      </w:r>
      <w:r>
        <w:rPr>
          <w:noProof/>
        </w:rPr>
        <w:noBreakHyphen/>
        <w:t>2 – Subjective classification of babble noise vs. SSN [6]</w:t>
      </w:r>
      <w:r>
        <w:rPr>
          <w:noProof/>
        </w:rPr>
        <w:tab/>
      </w:r>
      <w:r>
        <w:rPr>
          <w:noProof/>
        </w:rPr>
        <w:fldChar w:fldCharType="begin"/>
      </w:r>
      <w:r>
        <w:rPr>
          <w:noProof/>
        </w:rPr>
        <w:instrText xml:space="preserve"> PAGEREF _Toc261250754 \h </w:instrText>
      </w:r>
      <w:r>
        <w:rPr>
          <w:noProof/>
        </w:rPr>
      </w:r>
      <w:r>
        <w:rPr>
          <w:noProof/>
        </w:rPr>
        <w:fldChar w:fldCharType="separate"/>
      </w:r>
      <w:r>
        <w:rPr>
          <w:noProof/>
        </w:rPr>
        <w:t>4</w:t>
      </w:r>
      <w:r>
        <w:rPr>
          <w:noProof/>
        </w:rPr>
        <w:fldChar w:fldCharType="end"/>
      </w:r>
    </w:p>
    <w:p w14:paraId="15BD291D" w14:textId="77777777" w:rsidR="004565CC" w:rsidRDefault="004565CC">
      <w:pPr>
        <w:pStyle w:val="TableofFigures"/>
        <w:tabs>
          <w:tab w:val="right" w:leader="dot" w:pos="8210"/>
        </w:tabs>
        <w:rPr>
          <w:rFonts w:asciiTheme="minorHAnsi" w:eastAsiaTheme="minorEastAsia" w:hAnsiTheme="minorHAnsi" w:cstheme="minorBidi"/>
          <w:noProof/>
          <w:sz w:val="24"/>
          <w:lang w:val="en-US" w:eastAsia="ja-JP"/>
        </w:rPr>
      </w:pPr>
      <w:r>
        <w:rPr>
          <w:noProof/>
        </w:rPr>
        <w:t>Table 3</w:t>
      </w:r>
      <w:r>
        <w:rPr>
          <w:noProof/>
        </w:rPr>
        <w:noBreakHyphen/>
        <w:t>1 – Difficulty Classification</w:t>
      </w:r>
      <w:r>
        <w:rPr>
          <w:noProof/>
        </w:rPr>
        <w:tab/>
      </w:r>
      <w:r>
        <w:rPr>
          <w:noProof/>
        </w:rPr>
        <w:fldChar w:fldCharType="begin"/>
      </w:r>
      <w:r>
        <w:rPr>
          <w:noProof/>
        </w:rPr>
        <w:instrText xml:space="preserve"> PAGEREF _Toc261250755 \h </w:instrText>
      </w:r>
      <w:r>
        <w:rPr>
          <w:noProof/>
        </w:rPr>
      </w:r>
      <w:r>
        <w:rPr>
          <w:noProof/>
        </w:rPr>
        <w:fldChar w:fldCharType="separate"/>
      </w:r>
      <w:r>
        <w:rPr>
          <w:noProof/>
        </w:rPr>
        <w:t>21</w:t>
      </w:r>
      <w:r>
        <w:rPr>
          <w:noProof/>
        </w:rPr>
        <w:fldChar w:fldCharType="end"/>
      </w:r>
    </w:p>
    <w:p w14:paraId="10325E4C" w14:textId="1D3F23CC" w:rsidR="00E3083E" w:rsidRDefault="0027647B" w:rsidP="007D44EA">
      <w:pPr>
        <w:pStyle w:val="FrontPagesHeading"/>
      </w:pPr>
      <w:r>
        <w:fldChar w:fldCharType="end"/>
      </w:r>
      <w:r w:rsidR="007A4FB3">
        <w:br w:type="page"/>
      </w:r>
      <w:r w:rsidR="00E3083E">
        <w:lastRenderedPageBreak/>
        <w:t>List of Symbols</w:t>
      </w:r>
    </w:p>
    <w:p w14:paraId="3764BC55" w14:textId="205CF57C" w:rsidR="009B6EE2" w:rsidRDefault="009B6EE2" w:rsidP="009B6EE2">
      <w:r>
        <w:t xml:space="preserve">In this thesis, </w:t>
      </w:r>
      <w:proofErr w:type="gramStart"/>
      <w:r>
        <w:t>matrices are denoted by capitalised letters</w:t>
      </w:r>
      <w:proofErr w:type="gramEnd"/>
      <w:r>
        <w:t xml:space="preserve">. Subscript notation on matrices using commas denotes </w:t>
      </w:r>
      <w:commentRangeStart w:id="65"/>
      <w:r>
        <w:t xml:space="preserve">indexation </w:t>
      </w:r>
      <w:commentRangeEnd w:id="65"/>
      <w:r w:rsidR="002D77CE">
        <w:rPr>
          <w:rStyle w:val="CommentReference"/>
          <w:lang w:val="en-AU" w:eastAsia="en-US"/>
        </w:rPr>
        <w:commentReference w:id="65"/>
      </w:r>
      <w:r>
        <w:t xml:space="preserve">(i.e. </w:t>
      </w:r>
      <m:oMath>
        <m:sSub>
          <m:sSubPr>
            <m:ctrlPr>
              <w:rPr>
                <w:rFonts w:ascii="Cambria Math" w:hAnsi="Cambria Math"/>
                <w:i/>
              </w:rPr>
            </m:ctrlPr>
          </m:sSubPr>
          <m:e>
            <m:r>
              <w:rPr>
                <w:rFonts w:ascii="Cambria Math" w:hAnsi="Cambria Math"/>
              </w:rPr>
              <m:t>A</m:t>
            </m:r>
          </m:e>
          <m:sub>
            <m:r>
              <w:rPr>
                <w:rFonts w:ascii="Cambria Math" w:hAnsi="Cambria Math"/>
              </w:rPr>
              <m:t>i</m:t>
            </m:r>
            <w:proofErr w:type="gramStart"/>
            <m:r>
              <w:rPr>
                <w:rFonts w:ascii="Cambria Math" w:hAnsi="Cambria Math"/>
              </w:rPr>
              <m:t>,j</m:t>
            </m:r>
            <w:proofErr w:type="gramEnd"/>
          </m:sub>
        </m:sSub>
      </m:oMath>
      <w:r>
        <w:t xml:space="preserve"> represents the </w:t>
      </w:r>
      <m:oMath>
        <m:r>
          <w:rPr>
            <w:rFonts w:ascii="Cambria Math" w:hAnsi="Cambria Math"/>
          </w:rPr>
          <m:t>i</m:t>
        </m:r>
      </m:oMath>
      <w:r>
        <w:t xml:space="preserve">th row and </w:t>
      </w:r>
      <m:oMath>
        <m:r>
          <w:rPr>
            <w:rFonts w:ascii="Cambria Math" w:hAnsi="Cambria Math"/>
          </w:rPr>
          <m:t>j</m:t>
        </m:r>
      </m:oMath>
      <w:r>
        <w:t>th column) whereas using the multiplication symbol, “</w:t>
      </w:r>
      <m:oMath>
        <m:r>
          <w:rPr>
            <w:rFonts w:ascii="Cambria Math" w:hAnsi="Cambria Math"/>
          </w:rPr>
          <m:t>×</m:t>
        </m:r>
      </m:oMath>
      <w:r>
        <w:t xml:space="preserve">”, denotes a size definition (i.e.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is an </w:t>
      </w:r>
      <m:oMath>
        <m:r>
          <w:rPr>
            <w:rFonts w:ascii="Cambria Math" w:hAnsi="Cambria Math"/>
          </w:rPr>
          <m:t>i</m:t>
        </m:r>
      </m:oMath>
      <w:r>
        <w:t>-by-</w:t>
      </w:r>
      <m:oMath>
        <m:r>
          <w:rPr>
            <w:rFonts w:ascii="Cambria Math" w:hAnsi="Cambria Math"/>
          </w:rPr>
          <m:t>j</m:t>
        </m:r>
      </m:oMath>
      <w:r>
        <w:t xml:space="preserve"> matrix).</w:t>
      </w:r>
    </w:p>
    <w:tbl>
      <w:tblPr>
        <w:tblStyle w:val="TableGrid"/>
        <w:tblW w:w="0" w:type="auto"/>
        <w:tblLook w:val="04A0" w:firstRow="1" w:lastRow="0" w:firstColumn="1" w:lastColumn="0" w:noHBand="0" w:noVBand="1"/>
      </w:tblPr>
      <w:tblGrid>
        <w:gridCol w:w="675"/>
        <w:gridCol w:w="7761"/>
      </w:tblGrid>
      <w:tr w:rsidR="009B6EE2" w14:paraId="4D86DC98" w14:textId="77777777" w:rsidTr="009B6EE2">
        <w:tc>
          <w:tcPr>
            <w:tcW w:w="675" w:type="dxa"/>
          </w:tcPr>
          <w:p w14:paraId="67D7AE53" w14:textId="5067CF40" w:rsidR="009B6EE2" w:rsidRDefault="009B6EE2" w:rsidP="00A91A57">
            <w:pPr>
              <w:spacing w:after="0" w:line="240" w:lineRule="auto"/>
              <w:jc w:val="center"/>
            </w:pPr>
            <m:oMathPara>
              <m:oMath>
                <m:r>
                  <w:rPr>
                    <w:rFonts w:ascii="Cambria Math" w:hAnsi="Cambria Math"/>
                  </w:rPr>
                  <m:t>⊗</m:t>
                </m:r>
              </m:oMath>
            </m:oMathPara>
          </w:p>
        </w:tc>
        <w:tc>
          <w:tcPr>
            <w:tcW w:w="7761" w:type="dxa"/>
          </w:tcPr>
          <w:p w14:paraId="5847975E" w14:textId="47D95DEF" w:rsidR="009B6EE2" w:rsidRDefault="009B6EE2" w:rsidP="009B6EE2">
            <w:pPr>
              <w:spacing w:after="0" w:line="240" w:lineRule="auto"/>
            </w:pPr>
            <w:r>
              <w:t>Elementwise multiplication</w:t>
            </w:r>
          </w:p>
        </w:tc>
      </w:tr>
      <w:tr w:rsidR="009B6EE2" w14:paraId="5FC27388" w14:textId="77777777" w:rsidTr="009B6EE2">
        <w:tc>
          <w:tcPr>
            <w:tcW w:w="675" w:type="dxa"/>
          </w:tcPr>
          <w:p w14:paraId="4C6B2C30" w14:textId="72F6F18F" w:rsidR="009B6EE2" w:rsidRDefault="009B6EE2" w:rsidP="00A91A57">
            <w:pPr>
              <w:spacing w:after="0" w:line="240" w:lineRule="auto"/>
              <w:jc w:val="center"/>
            </w:pPr>
            <m:oMathPara>
              <m:oMath>
                <m:r>
                  <w:rPr>
                    <w:rFonts w:ascii="Cambria Math" w:hAnsi="Cambria Math"/>
                  </w:rPr>
                  <m:t>⊘</m:t>
                </m:r>
              </m:oMath>
            </m:oMathPara>
          </w:p>
        </w:tc>
        <w:tc>
          <w:tcPr>
            <w:tcW w:w="7761" w:type="dxa"/>
          </w:tcPr>
          <w:p w14:paraId="468B0EC5" w14:textId="4A00AFA6" w:rsidR="009B6EE2" w:rsidRDefault="009B6EE2" w:rsidP="009B6EE2">
            <w:pPr>
              <w:spacing w:after="0" w:line="240" w:lineRule="auto"/>
            </w:pPr>
            <w:r>
              <w:t>Elementwise division</w:t>
            </w:r>
          </w:p>
        </w:tc>
      </w:tr>
      <w:tr w:rsidR="009B6EE2" w14:paraId="3A3C28EB" w14:textId="77777777" w:rsidTr="009B6EE2">
        <w:tc>
          <w:tcPr>
            <w:tcW w:w="675" w:type="dxa"/>
          </w:tcPr>
          <w:p w14:paraId="02714BDA" w14:textId="7317575C" w:rsidR="009B6EE2" w:rsidRDefault="00306201" w:rsidP="00A91A57">
            <w:pPr>
              <w:spacing w:after="0" w:line="240" w:lineRule="auto"/>
              <w:jc w:val="center"/>
            </w:pPr>
            <m:oMathPara>
              <m:oMath>
                <m:acc>
                  <m:accPr>
                    <m:ctrlPr>
                      <w:rPr>
                        <w:rFonts w:ascii="Cambria Math" w:hAnsi="Cambria Math"/>
                        <w:i/>
                      </w:rPr>
                    </m:ctrlPr>
                  </m:accPr>
                  <m:e>
                    <m:r>
                      <w:rPr>
                        <w:rFonts w:ascii="Cambria Math" w:hAnsi="Cambria Math"/>
                      </w:rPr>
                      <m:t>.</m:t>
                    </m:r>
                  </m:e>
                </m:acc>
              </m:oMath>
            </m:oMathPara>
          </w:p>
        </w:tc>
        <w:tc>
          <w:tcPr>
            <w:tcW w:w="7761" w:type="dxa"/>
          </w:tcPr>
          <w:p w14:paraId="4F77992D" w14:textId="221B87CB" w:rsidR="009B6EE2" w:rsidRDefault="00A91A57" w:rsidP="00A91A57">
            <w:pPr>
              <w:spacing w:after="0" w:line="240" w:lineRule="auto"/>
            </w:pPr>
            <w:r>
              <w:t>A hat is used to indicate an estimated value</w:t>
            </w:r>
          </w:p>
        </w:tc>
      </w:tr>
      <w:tr w:rsidR="00A91A57" w14:paraId="3EFBB372" w14:textId="77777777" w:rsidTr="009B6EE2">
        <w:tc>
          <w:tcPr>
            <w:tcW w:w="675" w:type="dxa"/>
          </w:tcPr>
          <w:p w14:paraId="6A63F539" w14:textId="6C4DC426" w:rsidR="00A91A57" w:rsidRPr="008404D3" w:rsidRDefault="00FF2BF2" w:rsidP="00A91A57">
            <w:pPr>
              <w:spacing w:after="0" w:line="240" w:lineRule="auto"/>
              <w:jc w:val="center"/>
            </w:pPr>
            <w:proofErr w:type="gramStart"/>
            <w:r>
              <w:t>/.</w:t>
            </w:r>
            <w:r w:rsidR="00A91A57">
              <w:t>/</w:t>
            </w:r>
            <w:proofErr w:type="gramEnd"/>
          </w:p>
        </w:tc>
        <w:tc>
          <w:tcPr>
            <w:tcW w:w="7761" w:type="dxa"/>
          </w:tcPr>
          <w:p w14:paraId="17C36B65" w14:textId="67402014" w:rsidR="00A91A57" w:rsidRDefault="00A91A57" w:rsidP="009B6EE2">
            <w:pPr>
              <w:spacing w:after="0" w:line="240" w:lineRule="auto"/>
            </w:pPr>
            <w:r>
              <w:t>Forward slashes</w:t>
            </w:r>
            <w:r w:rsidR="00F9383A">
              <w:t xml:space="preserve"> are used to represent phonemes</w:t>
            </w:r>
          </w:p>
        </w:tc>
      </w:tr>
      <w:tr w:rsidR="00FF2BF2" w14:paraId="194C3E4B" w14:textId="77777777" w:rsidTr="009B6EE2">
        <w:tc>
          <w:tcPr>
            <w:tcW w:w="675" w:type="dxa"/>
          </w:tcPr>
          <w:p w14:paraId="60389B65" w14:textId="4ED81FB9" w:rsidR="00FF2BF2" w:rsidRDefault="00FF2BF2" w:rsidP="00FF2BF2">
            <w:pPr>
              <w:spacing w:after="0" w:line="240" w:lineRule="auto"/>
              <w:jc w:val="center"/>
            </w:pPr>
            <m:oMathPara>
              <m:oMath>
                <m:r>
                  <w:rPr>
                    <w:rFonts w:ascii="Cambria Math" w:hAnsi="Cambria Math"/>
                  </w:rPr>
                  <m:t>c</m:t>
                </m:r>
              </m:oMath>
            </m:oMathPara>
          </w:p>
        </w:tc>
        <w:tc>
          <w:tcPr>
            <w:tcW w:w="7761" w:type="dxa"/>
          </w:tcPr>
          <w:p w14:paraId="76AE56FE" w14:textId="52B634EF" w:rsidR="00FF2BF2" w:rsidRDefault="00FF2BF2" w:rsidP="00FF2BF2">
            <w:pPr>
              <w:spacing w:after="0" w:line="240" w:lineRule="auto"/>
            </w:pPr>
            <w:r>
              <w:t>Component base index</w:t>
            </w:r>
          </w:p>
        </w:tc>
      </w:tr>
      <w:tr w:rsidR="00D17B9E" w14:paraId="55D19BD2" w14:textId="77777777" w:rsidTr="009B6EE2">
        <w:tc>
          <w:tcPr>
            <w:tcW w:w="675" w:type="dxa"/>
          </w:tcPr>
          <w:p w14:paraId="025B15A7" w14:textId="462BCDEA" w:rsidR="00D17B9E" w:rsidRDefault="00306201" w:rsidP="00D17B9E">
            <w:pPr>
              <w:spacing w:after="0" w:line="24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oMath>
            </m:oMathPara>
          </w:p>
        </w:tc>
        <w:tc>
          <w:tcPr>
            <w:tcW w:w="7761" w:type="dxa"/>
          </w:tcPr>
          <w:p w14:paraId="7B5A6495" w14:textId="782721AD" w:rsidR="00D17B9E" w:rsidRDefault="00D17B9E" w:rsidP="00FF2BF2">
            <w:pPr>
              <w:spacing w:after="0" w:line="240" w:lineRule="auto"/>
            </w:pPr>
            <w:proofErr w:type="spellStart"/>
            <w:r>
              <w:t>Kullback-Leibler</w:t>
            </w:r>
            <w:proofErr w:type="spellEnd"/>
            <w:r>
              <w:t xml:space="preserve"> divergence</w:t>
            </w:r>
          </w:p>
        </w:tc>
      </w:tr>
      <w:tr w:rsidR="00FF2BF2" w14:paraId="339147AB" w14:textId="77777777" w:rsidTr="009B6EE2">
        <w:tc>
          <w:tcPr>
            <w:tcW w:w="675" w:type="dxa"/>
          </w:tcPr>
          <w:p w14:paraId="6A5B2C36" w14:textId="79BBE98A" w:rsidR="00FF2BF2" w:rsidRDefault="00FF2BF2" w:rsidP="00FF2BF2">
            <w:pPr>
              <w:spacing w:after="0" w:line="240" w:lineRule="auto"/>
              <w:jc w:val="center"/>
            </w:pPr>
            <m:oMathPara>
              <m:oMath>
                <m:r>
                  <w:rPr>
                    <w:rFonts w:ascii="Cambria Math" w:hAnsi="Cambria Math"/>
                  </w:rPr>
                  <m:t>f</m:t>
                </m:r>
              </m:oMath>
            </m:oMathPara>
          </w:p>
        </w:tc>
        <w:tc>
          <w:tcPr>
            <w:tcW w:w="7761" w:type="dxa"/>
          </w:tcPr>
          <w:p w14:paraId="46BBF420" w14:textId="1EEFEB3B" w:rsidR="00FF2BF2" w:rsidRDefault="00F9383A" w:rsidP="00FF2BF2">
            <w:pPr>
              <w:spacing w:after="0" w:line="240" w:lineRule="auto"/>
            </w:pPr>
            <w:r>
              <w:t>Frequency bin index</w:t>
            </w:r>
          </w:p>
        </w:tc>
      </w:tr>
      <w:tr w:rsidR="00D158BE" w:rsidRPr="00E74383" w14:paraId="0C67FB0A" w14:textId="77777777" w:rsidTr="009B6EE2">
        <w:tc>
          <w:tcPr>
            <w:tcW w:w="675" w:type="dxa"/>
          </w:tcPr>
          <w:p w14:paraId="3266C202" w14:textId="72B403C2" w:rsidR="00D158BE" w:rsidRPr="00E74383" w:rsidRDefault="00D158BE" w:rsidP="00D158BE">
            <w:pPr>
              <w:spacing w:after="0" w:line="240" w:lineRule="auto"/>
              <w:jc w:val="center"/>
            </w:pPr>
            <m:oMathPara>
              <m:oMath>
                <m:r>
                  <w:rPr>
                    <w:rFonts w:ascii="Cambria Math" w:hAnsi="Cambria Math"/>
                  </w:rPr>
                  <m:t>Λ</m:t>
                </m:r>
              </m:oMath>
            </m:oMathPara>
          </w:p>
        </w:tc>
        <w:tc>
          <w:tcPr>
            <w:tcW w:w="7761" w:type="dxa"/>
          </w:tcPr>
          <w:p w14:paraId="2B2D8585" w14:textId="0BC85FED" w:rsidR="00D158BE" w:rsidRPr="00E74383" w:rsidRDefault="00E74383" w:rsidP="009B6EE2">
            <w:pPr>
              <w:spacing w:after="0" w:line="240" w:lineRule="auto"/>
            </w:pPr>
            <w:r w:rsidRPr="00E74383">
              <w:t>Covariance</w:t>
            </w:r>
          </w:p>
        </w:tc>
      </w:tr>
      <w:tr w:rsidR="00F9383A" w:rsidRPr="00E74383" w14:paraId="4E2FAEB3" w14:textId="77777777" w:rsidTr="009B6EE2">
        <w:tc>
          <w:tcPr>
            <w:tcW w:w="675" w:type="dxa"/>
          </w:tcPr>
          <w:p w14:paraId="68A09FCC" w14:textId="0A9077E6" w:rsidR="00F9383A" w:rsidRPr="00E74383" w:rsidRDefault="00F9383A" w:rsidP="00F9383A">
            <w:pPr>
              <w:spacing w:after="0" w:line="240" w:lineRule="auto"/>
              <w:jc w:val="center"/>
            </w:pPr>
            <m:oMathPara>
              <m:oMath>
                <m:r>
                  <w:rPr>
                    <w:rFonts w:ascii="Cambria Math" w:hAnsi="Cambria Math"/>
                  </w:rPr>
                  <m:t>n</m:t>
                </m:r>
              </m:oMath>
            </m:oMathPara>
          </w:p>
        </w:tc>
        <w:tc>
          <w:tcPr>
            <w:tcW w:w="7761" w:type="dxa"/>
          </w:tcPr>
          <w:p w14:paraId="751F55E8" w14:textId="711C49E3" w:rsidR="00F9383A" w:rsidRPr="00E74383" w:rsidRDefault="00F9383A" w:rsidP="009B6EE2">
            <w:pPr>
              <w:spacing w:after="0" w:line="240" w:lineRule="auto"/>
            </w:pPr>
            <w:r w:rsidRPr="00E74383">
              <w:t>The length of the given vector</w:t>
            </w:r>
          </w:p>
        </w:tc>
      </w:tr>
      <w:tr w:rsidR="00FF2BF2" w:rsidRPr="00E74383" w14:paraId="452FEF21" w14:textId="77777777" w:rsidTr="009B6EE2">
        <w:tc>
          <w:tcPr>
            <w:tcW w:w="675" w:type="dxa"/>
          </w:tcPr>
          <w:p w14:paraId="466CA30E" w14:textId="6CF13F2F" w:rsidR="00FF2BF2" w:rsidRPr="00E74383" w:rsidRDefault="00306201" w:rsidP="00FF2BF2">
            <w:pPr>
              <w:spacing w:after="0" w:line="24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c</m:t>
                    </m:r>
                  </m:sub>
                </m:sSub>
              </m:oMath>
            </m:oMathPara>
          </w:p>
        </w:tc>
        <w:tc>
          <w:tcPr>
            <w:tcW w:w="7761" w:type="dxa"/>
          </w:tcPr>
          <w:p w14:paraId="50B830AB" w14:textId="15D77762" w:rsidR="00FF2BF2" w:rsidRPr="00E74383" w:rsidRDefault="00FF2BF2" w:rsidP="009B6EE2">
            <w:pPr>
              <w:spacing w:after="0" w:line="240" w:lineRule="auto"/>
            </w:pPr>
            <w:r w:rsidRPr="00E74383">
              <w:t>The total number of component bases</w:t>
            </w:r>
          </w:p>
        </w:tc>
      </w:tr>
      <w:tr w:rsidR="00FF2BF2" w:rsidRPr="00E74383" w14:paraId="08295E89" w14:textId="77777777" w:rsidTr="009B6EE2">
        <w:tc>
          <w:tcPr>
            <w:tcW w:w="675" w:type="dxa"/>
          </w:tcPr>
          <w:p w14:paraId="17429069" w14:textId="41D737B4" w:rsidR="00FF2BF2" w:rsidRPr="00E74383" w:rsidRDefault="00306201" w:rsidP="00FF2BF2">
            <w:pPr>
              <w:spacing w:after="0" w:line="24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f</m:t>
                    </m:r>
                  </m:sub>
                </m:sSub>
              </m:oMath>
            </m:oMathPara>
          </w:p>
        </w:tc>
        <w:tc>
          <w:tcPr>
            <w:tcW w:w="7761" w:type="dxa"/>
          </w:tcPr>
          <w:p w14:paraId="6FAAD7E5" w14:textId="23065DC0" w:rsidR="00FF2BF2" w:rsidRPr="00E74383" w:rsidRDefault="00FF2BF2" w:rsidP="009B6EE2">
            <w:pPr>
              <w:spacing w:after="0" w:line="240" w:lineRule="auto"/>
            </w:pPr>
            <w:r w:rsidRPr="00E74383">
              <w:t>The total number of frequency bins</w:t>
            </w:r>
          </w:p>
        </w:tc>
      </w:tr>
      <w:tr w:rsidR="00FF2BF2" w:rsidRPr="00E74383" w14:paraId="6453AF6C" w14:textId="77777777" w:rsidTr="009B6EE2">
        <w:tc>
          <w:tcPr>
            <w:tcW w:w="675" w:type="dxa"/>
          </w:tcPr>
          <w:p w14:paraId="69511FD7" w14:textId="7CFD62A8" w:rsidR="00FF2BF2" w:rsidRPr="00E74383" w:rsidRDefault="00306201" w:rsidP="00FF2BF2">
            <w:pPr>
              <w:spacing w:after="0" w:line="24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7761" w:type="dxa"/>
          </w:tcPr>
          <w:p w14:paraId="683F6D5E" w14:textId="50358703" w:rsidR="00FF2BF2" w:rsidRPr="00E74383" w:rsidRDefault="00FF2BF2" w:rsidP="009B6EE2">
            <w:pPr>
              <w:spacing w:after="0" w:line="240" w:lineRule="auto"/>
            </w:pPr>
            <w:r w:rsidRPr="00E74383">
              <w:t>The total number of time frames</w:t>
            </w:r>
          </w:p>
        </w:tc>
      </w:tr>
      <w:tr w:rsidR="00D158BE" w:rsidRPr="00E74383" w14:paraId="0BE030C0" w14:textId="77777777" w:rsidTr="009B6EE2">
        <w:tc>
          <w:tcPr>
            <w:tcW w:w="675" w:type="dxa"/>
          </w:tcPr>
          <w:p w14:paraId="31E2B7A2" w14:textId="54ABEB77" w:rsidR="00D158BE" w:rsidRPr="00E74383" w:rsidRDefault="00D158BE" w:rsidP="00D158BE">
            <w:pPr>
              <w:spacing w:after="0" w:line="240" w:lineRule="auto"/>
              <w:jc w:val="center"/>
            </w:pPr>
            <m:oMathPara>
              <m:oMath>
                <m:r>
                  <w:rPr>
                    <w:rFonts w:ascii="Cambria Math" w:hAnsi="Cambria Math"/>
                  </w:rPr>
                  <m:t>p</m:t>
                </m:r>
              </m:oMath>
            </m:oMathPara>
          </w:p>
        </w:tc>
        <w:tc>
          <w:tcPr>
            <w:tcW w:w="7761" w:type="dxa"/>
          </w:tcPr>
          <w:p w14:paraId="61AB837D" w14:textId="51FAAE00" w:rsidR="00D158BE" w:rsidRPr="00E74383" w:rsidRDefault="00D158BE" w:rsidP="009B6EE2">
            <w:pPr>
              <w:spacing w:after="0" w:line="240" w:lineRule="auto"/>
            </w:pPr>
            <w:r w:rsidRPr="00E74383">
              <w:t>Fourier transform vector of a phoneme slice</w:t>
            </w:r>
          </w:p>
        </w:tc>
      </w:tr>
      <w:tr w:rsidR="00D158BE" w14:paraId="4AFDB600" w14:textId="77777777" w:rsidTr="009B6EE2">
        <w:tc>
          <w:tcPr>
            <w:tcW w:w="675" w:type="dxa"/>
          </w:tcPr>
          <w:p w14:paraId="611D606A" w14:textId="0F0EB1FE" w:rsidR="00D158BE" w:rsidRPr="00E74383" w:rsidRDefault="00D158BE" w:rsidP="00D158BE">
            <w:pPr>
              <w:spacing w:after="0" w:line="240" w:lineRule="auto"/>
              <w:jc w:val="center"/>
            </w:pPr>
            <m:oMathPara>
              <m:oMath>
                <m:r>
                  <w:rPr>
                    <w:rFonts w:ascii="Cambria Math" w:hAnsi="Cambria Math"/>
                  </w:rPr>
                  <m:t>φ</m:t>
                </m:r>
              </m:oMath>
            </m:oMathPara>
          </w:p>
        </w:tc>
        <w:tc>
          <w:tcPr>
            <w:tcW w:w="7761" w:type="dxa"/>
          </w:tcPr>
          <w:p w14:paraId="3F08ADBB" w14:textId="2114B2C8" w:rsidR="00D158BE" w:rsidRDefault="00E74383" w:rsidP="009B6EE2">
            <w:pPr>
              <w:spacing w:after="0" w:line="240" w:lineRule="auto"/>
            </w:pPr>
            <w:r w:rsidRPr="00E74383">
              <w:t>Objective function or cost function</w:t>
            </w:r>
          </w:p>
        </w:tc>
      </w:tr>
      <w:tr w:rsidR="00FF2BF2" w14:paraId="5F9265C2" w14:textId="77777777" w:rsidTr="009B6EE2">
        <w:tc>
          <w:tcPr>
            <w:tcW w:w="675" w:type="dxa"/>
          </w:tcPr>
          <w:p w14:paraId="7C9E3289" w14:textId="13450DF1" w:rsidR="00FF2BF2" w:rsidRDefault="00FF2BF2" w:rsidP="00FF2BF2">
            <w:pPr>
              <w:spacing w:after="0" w:line="240" w:lineRule="auto"/>
              <w:jc w:val="center"/>
            </w:pPr>
            <m:oMathPara>
              <m:oMath>
                <m:r>
                  <w:rPr>
                    <w:rFonts w:ascii="Cambria Math" w:hAnsi="Cambria Math"/>
                  </w:rPr>
                  <m:t>s</m:t>
                </m:r>
              </m:oMath>
            </m:oMathPara>
          </w:p>
        </w:tc>
        <w:tc>
          <w:tcPr>
            <w:tcW w:w="7761" w:type="dxa"/>
          </w:tcPr>
          <w:p w14:paraId="5C05A4DC" w14:textId="75ABE7D6" w:rsidR="00FF2BF2" w:rsidRDefault="00FF2BF2" w:rsidP="009B6EE2">
            <w:pPr>
              <w:spacing w:after="0" w:line="240" w:lineRule="auto"/>
            </w:pPr>
            <w:r>
              <w:t>Time frame index</w:t>
            </w:r>
          </w:p>
        </w:tc>
      </w:tr>
      <w:tr w:rsidR="00D17B9E" w14:paraId="65A51BDB" w14:textId="77777777" w:rsidTr="00D17B9E">
        <w:tc>
          <w:tcPr>
            <w:tcW w:w="675" w:type="dxa"/>
          </w:tcPr>
          <w:p w14:paraId="3F34D7DF" w14:textId="77777777" w:rsidR="00D17B9E" w:rsidRDefault="00D17B9E" w:rsidP="00D17B9E">
            <w:pPr>
              <w:spacing w:after="0" w:line="240" w:lineRule="auto"/>
              <w:jc w:val="center"/>
            </w:pPr>
            <m:oMathPara>
              <m:oMath>
                <m:r>
                  <w:rPr>
                    <w:rFonts w:ascii="Cambria Math" w:hAnsi="Cambria Math"/>
                  </w:rPr>
                  <m:t>V</m:t>
                </m:r>
              </m:oMath>
            </m:oMathPara>
          </w:p>
        </w:tc>
        <w:tc>
          <w:tcPr>
            <w:tcW w:w="7761" w:type="dxa"/>
          </w:tcPr>
          <w:p w14:paraId="694A622C" w14:textId="35DDA4A5" w:rsidR="00D17B9E" w:rsidRDefault="00D17B9E" w:rsidP="00D17B9E">
            <w:pPr>
              <w:spacing w:after="0" w:line="240" w:lineRule="auto"/>
            </w:pPr>
            <w:r>
              <w:t>Spectral component matrix, one of the decompositions formed through the non-negative matrix factorisation procedure. Rows represent frequency bins and column</w:t>
            </w:r>
            <w:r w:rsidR="00F9383A">
              <w:t>s represent the component bases</w:t>
            </w:r>
          </w:p>
        </w:tc>
      </w:tr>
      <w:tr w:rsidR="00D17B9E" w14:paraId="5E8440E7" w14:textId="77777777" w:rsidTr="00D17B9E">
        <w:tc>
          <w:tcPr>
            <w:tcW w:w="675" w:type="dxa"/>
          </w:tcPr>
          <w:p w14:paraId="3A28E3ED" w14:textId="77777777" w:rsidR="00D17B9E" w:rsidRDefault="00D17B9E" w:rsidP="00D17B9E">
            <w:pPr>
              <w:spacing w:after="0" w:line="240" w:lineRule="auto"/>
              <w:jc w:val="center"/>
            </w:pPr>
            <m:oMathPara>
              <m:oMath>
                <m:r>
                  <w:rPr>
                    <w:rFonts w:ascii="Cambria Math" w:hAnsi="Cambria Math"/>
                  </w:rPr>
                  <m:t>W</m:t>
                </m:r>
              </m:oMath>
            </m:oMathPara>
          </w:p>
        </w:tc>
        <w:tc>
          <w:tcPr>
            <w:tcW w:w="7761" w:type="dxa"/>
          </w:tcPr>
          <w:p w14:paraId="4DBCC953" w14:textId="5280EF10" w:rsidR="00D17B9E" w:rsidRDefault="00D17B9E" w:rsidP="00D17B9E">
            <w:pPr>
              <w:spacing w:after="0" w:line="240" w:lineRule="auto"/>
            </w:pPr>
            <w:r>
              <w:t>Activation matrix, one of the decompositions formed through the non-negative matrix factorisation procedure. Rows represent the component bases an</w:t>
            </w:r>
            <w:r w:rsidR="00F9383A">
              <w:t>d columns represent time frames</w:t>
            </w:r>
          </w:p>
        </w:tc>
      </w:tr>
      <w:tr w:rsidR="00F9383A" w14:paraId="15F55B28" w14:textId="77777777" w:rsidTr="00D17B9E">
        <w:tc>
          <w:tcPr>
            <w:tcW w:w="675" w:type="dxa"/>
          </w:tcPr>
          <w:p w14:paraId="1599047F" w14:textId="7AD04885" w:rsidR="00F9383A" w:rsidRDefault="00F9383A" w:rsidP="00F9383A">
            <w:pPr>
              <w:spacing w:after="0" w:line="240" w:lineRule="auto"/>
              <w:jc w:val="center"/>
            </w:pPr>
            <m:oMathPara>
              <m:oMath>
                <m:r>
                  <w:rPr>
                    <w:rFonts w:ascii="Cambria Math" w:hAnsi="Cambria Math"/>
                  </w:rPr>
                  <m:t>x</m:t>
                </m:r>
              </m:oMath>
            </m:oMathPara>
          </w:p>
        </w:tc>
        <w:tc>
          <w:tcPr>
            <w:tcW w:w="7761" w:type="dxa"/>
          </w:tcPr>
          <w:p w14:paraId="2A4E3934" w14:textId="376020AA" w:rsidR="00F9383A" w:rsidRDefault="00F9383A" w:rsidP="00D17B9E">
            <w:pPr>
              <w:spacing w:after="0" w:line="240" w:lineRule="auto"/>
            </w:pPr>
            <w:r>
              <w:t>A signal or recording, either with or without noise present</w:t>
            </w:r>
          </w:p>
        </w:tc>
      </w:tr>
      <w:tr w:rsidR="00D17B9E" w14:paraId="27CE945A" w14:textId="77777777" w:rsidTr="00D17B9E">
        <w:tc>
          <w:tcPr>
            <w:tcW w:w="675" w:type="dxa"/>
          </w:tcPr>
          <w:p w14:paraId="2D11F806" w14:textId="77777777" w:rsidR="00D17B9E" w:rsidRDefault="00D17B9E" w:rsidP="00D17B9E">
            <w:pPr>
              <w:spacing w:after="0" w:line="240" w:lineRule="auto"/>
              <w:jc w:val="center"/>
            </w:pPr>
            <m:oMathPara>
              <m:oMath>
                <m:r>
                  <w:rPr>
                    <w:rFonts w:ascii="Cambria Math" w:hAnsi="Cambria Math"/>
                  </w:rPr>
                  <m:t>X</m:t>
                </m:r>
              </m:oMath>
            </m:oMathPara>
          </w:p>
        </w:tc>
        <w:tc>
          <w:tcPr>
            <w:tcW w:w="7761" w:type="dxa"/>
          </w:tcPr>
          <w:p w14:paraId="2564D1BA" w14:textId="7910D68C" w:rsidR="00D17B9E" w:rsidRDefault="00D17B9E" w:rsidP="00D17B9E">
            <w:pPr>
              <w:spacing w:after="0" w:line="240" w:lineRule="auto"/>
            </w:pPr>
            <w:r>
              <w:t>Short-time Fourier transform of a signal or recording, either with or without noise present. Rows represent frequency bins an</w:t>
            </w:r>
            <w:r w:rsidR="00F9383A">
              <w:t>d columns represent time frames</w:t>
            </w:r>
          </w:p>
        </w:tc>
      </w:tr>
      <w:tr w:rsidR="00F9383A" w14:paraId="4ABB2DEF" w14:textId="77777777" w:rsidTr="00D17B9E">
        <w:tc>
          <w:tcPr>
            <w:tcW w:w="675" w:type="dxa"/>
          </w:tcPr>
          <w:p w14:paraId="652B6F5F" w14:textId="35872536" w:rsidR="00F9383A" w:rsidRDefault="00F9383A" w:rsidP="00F9383A">
            <w:pPr>
              <w:spacing w:after="0" w:line="240" w:lineRule="auto"/>
              <w:jc w:val="center"/>
            </w:pPr>
            <m:oMathPara>
              <m:oMath>
                <m:r>
                  <w:rPr>
                    <w:rFonts w:ascii="Cambria Math" w:hAnsi="Cambria Math"/>
                  </w:rPr>
                  <m:t>y</m:t>
                </m:r>
              </m:oMath>
            </m:oMathPara>
          </w:p>
        </w:tc>
        <w:tc>
          <w:tcPr>
            <w:tcW w:w="7761" w:type="dxa"/>
          </w:tcPr>
          <w:p w14:paraId="4E5C6C7F" w14:textId="1603A6C8" w:rsidR="00F9383A" w:rsidRDefault="00F9383A" w:rsidP="00D17B9E">
            <w:pPr>
              <w:spacing w:after="0" w:line="240" w:lineRule="auto"/>
            </w:pPr>
            <w:r>
              <w:t>An observed signal or recording</w:t>
            </w:r>
          </w:p>
        </w:tc>
      </w:tr>
      <w:tr w:rsidR="00F9383A" w14:paraId="6BBF2C4F" w14:textId="77777777" w:rsidTr="00D17B9E">
        <w:tc>
          <w:tcPr>
            <w:tcW w:w="675" w:type="dxa"/>
          </w:tcPr>
          <w:p w14:paraId="29332C8C" w14:textId="4DAA1F47" w:rsidR="00F9383A" w:rsidRDefault="00F9383A" w:rsidP="00F9383A">
            <w:pPr>
              <w:spacing w:after="0" w:line="240" w:lineRule="auto"/>
              <w:jc w:val="center"/>
            </w:pPr>
            <m:oMathPara>
              <m:oMath>
                <m:r>
                  <w:rPr>
                    <w:rFonts w:ascii="Cambria Math" w:hAnsi="Cambria Math"/>
                  </w:rPr>
                  <m:t>Y</m:t>
                </m:r>
              </m:oMath>
            </m:oMathPara>
          </w:p>
        </w:tc>
        <w:tc>
          <w:tcPr>
            <w:tcW w:w="7761" w:type="dxa"/>
          </w:tcPr>
          <w:p w14:paraId="2B40B07B" w14:textId="25220C1E" w:rsidR="00F9383A" w:rsidRDefault="00F9383A" w:rsidP="00F9383A">
            <w:pPr>
              <w:spacing w:after="0" w:line="240" w:lineRule="auto"/>
            </w:pPr>
            <w:r>
              <w:t>Short-time Fourier transform of an observed signal or recording. Rows represent frequency bins and columns represent time frames</w:t>
            </w:r>
          </w:p>
        </w:tc>
      </w:tr>
    </w:tbl>
    <w:p w14:paraId="5A2922F7" w14:textId="77777777" w:rsidR="00E3083E" w:rsidRDefault="00E3083E" w:rsidP="00E3083E">
      <w:pPr>
        <w:pStyle w:val="FrontPagesHeading"/>
      </w:pPr>
      <w:r>
        <w:br w:type="column"/>
      </w:r>
      <w:r>
        <w:lastRenderedPageBreak/>
        <w:t>List of Abbreviations</w:t>
      </w:r>
    </w:p>
    <w:tbl>
      <w:tblPr>
        <w:tblStyle w:val="TableGrid"/>
        <w:tblW w:w="0" w:type="auto"/>
        <w:tblLook w:val="04A0" w:firstRow="1" w:lastRow="0" w:firstColumn="1" w:lastColumn="0" w:noHBand="0" w:noVBand="1"/>
      </w:tblPr>
      <w:tblGrid>
        <w:gridCol w:w="1242"/>
        <w:gridCol w:w="7194"/>
      </w:tblGrid>
      <w:tr w:rsidR="00650C97" w14:paraId="7C314992" w14:textId="77777777" w:rsidTr="00E3083E">
        <w:tc>
          <w:tcPr>
            <w:tcW w:w="1242" w:type="dxa"/>
          </w:tcPr>
          <w:p w14:paraId="33E945FE" w14:textId="09E06C8A" w:rsidR="00650C97" w:rsidRDefault="00650C97" w:rsidP="00E3083E">
            <w:pPr>
              <w:spacing w:after="0" w:line="240" w:lineRule="auto"/>
            </w:pPr>
            <w:r>
              <w:t>ALS</w:t>
            </w:r>
          </w:p>
        </w:tc>
        <w:tc>
          <w:tcPr>
            <w:tcW w:w="7194" w:type="dxa"/>
          </w:tcPr>
          <w:p w14:paraId="172EDF18" w14:textId="01B09F69" w:rsidR="00650C97" w:rsidRDefault="00650C97" w:rsidP="00E3083E">
            <w:pPr>
              <w:spacing w:after="0" w:line="240" w:lineRule="auto"/>
            </w:pPr>
            <w:r>
              <w:t>Alternating Least Squares</w:t>
            </w:r>
          </w:p>
        </w:tc>
      </w:tr>
      <w:tr w:rsidR="00D46E6A" w14:paraId="542E2774" w14:textId="77777777" w:rsidTr="00E3083E">
        <w:tc>
          <w:tcPr>
            <w:tcW w:w="1242" w:type="dxa"/>
          </w:tcPr>
          <w:p w14:paraId="4453A5DE" w14:textId="45F69369" w:rsidR="00D46E6A" w:rsidRDefault="00D46E6A" w:rsidP="00E3083E">
            <w:pPr>
              <w:spacing w:after="0" w:line="240" w:lineRule="auto"/>
            </w:pPr>
            <w:r>
              <w:t>ASR</w:t>
            </w:r>
          </w:p>
        </w:tc>
        <w:tc>
          <w:tcPr>
            <w:tcW w:w="7194" w:type="dxa"/>
          </w:tcPr>
          <w:p w14:paraId="580F0B37" w14:textId="0D48281D" w:rsidR="00D46E6A" w:rsidRDefault="00D46E6A" w:rsidP="00E3083E">
            <w:pPr>
              <w:spacing w:after="0" w:line="240" w:lineRule="auto"/>
            </w:pPr>
            <w:r>
              <w:t>Automated Speech Recognition</w:t>
            </w:r>
          </w:p>
        </w:tc>
      </w:tr>
      <w:tr w:rsidR="00F02386" w14:paraId="6C7D4271" w14:textId="77777777" w:rsidTr="00E3083E">
        <w:tc>
          <w:tcPr>
            <w:tcW w:w="1242" w:type="dxa"/>
          </w:tcPr>
          <w:p w14:paraId="133BA726" w14:textId="1C6ADA92" w:rsidR="00F02386" w:rsidRDefault="00F02386" w:rsidP="00E3083E">
            <w:pPr>
              <w:spacing w:after="0" w:line="240" w:lineRule="auto"/>
            </w:pPr>
            <w:r>
              <w:t>DSP</w:t>
            </w:r>
          </w:p>
        </w:tc>
        <w:tc>
          <w:tcPr>
            <w:tcW w:w="7194" w:type="dxa"/>
          </w:tcPr>
          <w:p w14:paraId="72882841" w14:textId="4A4FCDB5" w:rsidR="00F02386" w:rsidRDefault="00F02386" w:rsidP="00E3083E">
            <w:pPr>
              <w:spacing w:after="0" w:line="240" w:lineRule="auto"/>
            </w:pPr>
            <w:r>
              <w:t>Digital Signal Processing</w:t>
            </w:r>
          </w:p>
        </w:tc>
      </w:tr>
      <w:tr w:rsidR="00D46E6A" w14:paraId="423352A6" w14:textId="77777777" w:rsidTr="00E3083E">
        <w:tc>
          <w:tcPr>
            <w:tcW w:w="1242" w:type="dxa"/>
          </w:tcPr>
          <w:p w14:paraId="002B4AB8" w14:textId="24379164" w:rsidR="00D46E6A" w:rsidRDefault="00D46E6A" w:rsidP="00E3083E">
            <w:pPr>
              <w:spacing w:after="0" w:line="240" w:lineRule="auto"/>
            </w:pPr>
            <w:r>
              <w:t>HI</w:t>
            </w:r>
          </w:p>
        </w:tc>
        <w:tc>
          <w:tcPr>
            <w:tcW w:w="7194" w:type="dxa"/>
          </w:tcPr>
          <w:p w14:paraId="17DE3210" w14:textId="02D16D4B" w:rsidR="00D46E6A" w:rsidRDefault="00D46E6A" w:rsidP="00E3083E">
            <w:pPr>
              <w:spacing w:after="0" w:line="240" w:lineRule="auto"/>
            </w:pPr>
            <w:r>
              <w:t>Hearing Impaired</w:t>
            </w:r>
          </w:p>
        </w:tc>
      </w:tr>
      <w:tr w:rsidR="001D175F" w14:paraId="00F1EB84" w14:textId="77777777" w:rsidTr="00E3083E">
        <w:tc>
          <w:tcPr>
            <w:tcW w:w="1242" w:type="dxa"/>
          </w:tcPr>
          <w:p w14:paraId="65C9D42F" w14:textId="5BE4DE40" w:rsidR="001D175F" w:rsidRDefault="001D175F" w:rsidP="00E3083E">
            <w:pPr>
              <w:spacing w:after="0" w:line="240" w:lineRule="auto"/>
            </w:pPr>
            <w:r>
              <w:t>HMM</w:t>
            </w:r>
          </w:p>
        </w:tc>
        <w:tc>
          <w:tcPr>
            <w:tcW w:w="7194" w:type="dxa"/>
          </w:tcPr>
          <w:p w14:paraId="0ADDFAF9" w14:textId="762F1909" w:rsidR="001D175F" w:rsidRDefault="001D175F" w:rsidP="00E3083E">
            <w:pPr>
              <w:spacing w:after="0" w:line="240" w:lineRule="auto"/>
            </w:pPr>
            <w:r>
              <w:t>Hidden Markov Model</w:t>
            </w:r>
          </w:p>
        </w:tc>
      </w:tr>
      <w:tr w:rsidR="00725362" w14:paraId="63EF74E7" w14:textId="77777777" w:rsidTr="00E3083E">
        <w:tc>
          <w:tcPr>
            <w:tcW w:w="1242" w:type="dxa"/>
          </w:tcPr>
          <w:p w14:paraId="390C594E" w14:textId="7464A0D9" w:rsidR="00725362" w:rsidRDefault="00725362" w:rsidP="00E3083E">
            <w:pPr>
              <w:spacing w:after="0" w:line="240" w:lineRule="auto"/>
            </w:pPr>
            <w:r>
              <w:t>HR</w:t>
            </w:r>
          </w:p>
        </w:tc>
        <w:tc>
          <w:tcPr>
            <w:tcW w:w="7194" w:type="dxa"/>
          </w:tcPr>
          <w:p w14:paraId="29CACB8C" w14:textId="537BAA5A" w:rsidR="00725362" w:rsidRDefault="00725362" w:rsidP="00E3083E">
            <w:pPr>
              <w:spacing w:after="0" w:line="240" w:lineRule="auto"/>
            </w:pPr>
            <w:r>
              <w:t>Human Recognition</w:t>
            </w:r>
          </w:p>
        </w:tc>
      </w:tr>
      <w:tr w:rsidR="00D158BE" w14:paraId="4137BD90" w14:textId="77777777" w:rsidTr="00E3083E">
        <w:tc>
          <w:tcPr>
            <w:tcW w:w="1242" w:type="dxa"/>
          </w:tcPr>
          <w:p w14:paraId="52CDE787" w14:textId="12702564" w:rsidR="00D158BE" w:rsidRDefault="00D158BE" w:rsidP="00E3083E">
            <w:pPr>
              <w:spacing w:after="0" w:line="240" w:lineRule="auto"/>
            </w:pPr>
            <w:r>
              <w:t>ITU</w:t>
            </w:r>
          </w:p>
        </w:tc>
        <w:tc>
          <w:tcPr>
            <w:tcW w:w="7194" w:type="dxa"/>
          </w:tcPr>
          <w:p w14:paraId="40380C2C" w14:textId="73572C44" w:rsidR="00D158BE" w:rsidRDefault="00D158BE" w:rsidP="00E3083E">
            <w:pPr>
              <w:spacing w:after="0" w:line="240" w:lineRule="auto"/>
            </w:pPr>
            <w:r>
              <w:t>International Telecommunication Union</w:t>
            </w:r>
          </w:p>
        </w:tc>
      </w:tr>
      <w:tr w:rsidR="00C50362" w14:paraId="4128EF58" w14:textId="77777777" w:rsidTr="00E3083E">
        <w:tc>
          <w:tcPr>
            <w:tcW w:w="1242" w:type="dxa"/>
          </w:tcPr>
          <w:p w14:paraId="772F3877" w14:textId="77777777" w:rsidR="00C50362" w:rsidRDefault="00C50362" w:rsidP="00E3083E">
            <w:pPr>
              <w:spacing w:after="0" w:line="240" w:lineRule="auto"/>
            </w:pPr>
            <w:r>
              <w:t>NMF</w:t>
            </w:r>
          </w:p>
        </w:tc>
        <w:tc>
          <w:tcPr>
            <w:tcW w:w="7194" w:type="dxa"/>
          </w:tcPr>
          <w:p w14:paraId="69962C28" w14:textId="77777777" w:rsidR="00C50362" w:rsidRDefault="00C50362" w:rsidP="00E3083E">
            <w:pPr>
              <w:spacing w:after="0" w:line="240" w:lineRule="auto"/>
            </w:pPr>
            <w:r>
              <w:t>Non-negative Matrix Factorisation</w:t>
            </w:r>
          </w:p>
        </w:tc>
      </w:tr>
      <w:tr w:rsidR="00725362" w14:paraId="23F07418" w14:textId="77777777" w:rsidTr="00E3083E">
        <w:tc>
          <w:tcPr>
            <w:tcW w:w="1242" w:type="dxa"/>
          </w:tcPr>
          <w:p w14:paraId="626C6D49" w14:textId="5AA272E4" w:rsidR="00725362" w:rsidRDefault="00725362" w:rsidP="00E3083E">
            <w:pPr>
              <w:spacing w:after="0" w:line="240" w:lineRule="auto"/>
            </w:pPr>
            <w:r>
              <w:t>PESQ</w:t>
            </w:r>
          </w:p>
        </w:tc>
        <w:tc>
          <w:tcPr>
            <w:tcW w:w="7194" w:type="dxa"/>
          </w:tcPr>
          <w:p w14:paraId="74A974BD" w14:textId="251E7B2F" w:rsidR="00725362" w:rsidRDefault="00725362" w:rsidP="00E3083E">
            <w:pPr>
              <w:spacing w:after="0" w:line="240" w:lineRule="auto"/>
            </w:pPr>
            <w:r>
              <w:t>Perceptual Evaluation of Speech Quality</w:t>
            </w:r>
          </w:p>
        </w:tc>
      </w:tr>
      <w:tr w:rsidR="00E3083E" w14:paraId="23816274" w14:textId="77777777" w:rsidTr="00E3083E">
        <w:tc>
          <w:tcPr>
            <w:tcW w:w="1242" w:type="dxa"/>
          </w:tcPr>
          <w:p w14:paraId="5A72E3A0" w14:textId="77777777" w:rsidR="00E3083E" w:rsidRDefault="00E3083E" w:rsidP="00E3083E">
            <w:pPr>
              <w:spacing w:after="0" w:line="240" w:lineRule="auto"/>
            </w:pPr>
            <w:r>
              <w:t>SNR</w:t>
            </w:r>
          </w:p>
        </w:tc>
        <w:tc>
          <w:tcPr>
            <w:tcW w:w="7194" w:type="dxa"/>
          </w:tcPr>
          <w:p w14:paraId="0493571B" w14:textId="77777777" w:rsidR="00E3083E" w:rsidRDefault="00E3083E" w:rsidP="00E3083E">
            <w:pPr>
              <w:spacing w:after="0" w:line="240" w:lineRule="auto"/>
            </w:pPr>
            <w:r>
              <w:t>Signal-to-Noise Ratio</w:t>
            </w:r>
          </w:p>
        </w:tc>
      </w:tr>
      <w:tr w:rsidR="0099428B" w14:paraId="4C9146B8" w14:textId="77777777" w:rsidTr="00E3083E">
        <w:tc>
          <w:tcPr>
            <w:tcW w:w="1242" w:type="dxa"/>
          </w:tcPr>
          <w:p w14:paraId="504C4105" w14:textId="7C52D031" w:rsidR="0099428B" w:rsidRDefault="0099428B" w:rsidP="00E3083E">
            <w:pPr>
              <w:spacing w:after="0" w:line="240" w:lineRule="auto"/>
            </w:pPr>
            <w:r>
              <w:t>SoI</w:t>
            </w:r>
          </w:p>
        </w:tc>
        <w:tc>
          <w:tcPr>
            <w:tcW w:w="7194" w:type="dxa"/>
          </w:tcPr>
          <w:p w14:paraId="18674365" w14:textId="1009CF5B" w:rsidR="0099428B" w:rsidRDefault="0099428B" w:rsidP="00E3083E">
            <w:pPr>
              <w:spacing w:after="0" w:line="240" w:lineRule="auto"/>
            </w:pPr>
            <w:r>
              <w:t>Speaker of Interest</w:t>
            </w:r>
          </w:p>
        </w:tc>
      </w:tr>
      <w:tr w:rsidR="00E3083E" w14:paraId="53E62D20" w14:textId="77777777" w:rsidTr="00E3083E">
        <w:tc>
          <w:tcPr>
            <w:tcW w:w="1242" w:type="dxa"/>
          </w:tcPr>
          <w:p w14:paraId="35AAC619" w14:textId="77777777" w:rsidR="00E3083E" w:rsidRDefault="00E3083E" w:rsidP="00E3083E">
            <w:pPr>
              <w:spacing w:after="0" w:line="240" w:lineRule="auto"/>
            </w:pPr>
            <w:r>
              <w:t>SSN</w:t>
            </w:r>
          </w:p>
        </w:tc>
        <w:tc>
          <w:tcPr>
            <w:tcW w:w="7194" w:type="dxa"/>
          </w:tcPr>
          <w:p w14:paraId="737E6B45" w14:textId="77777777" w:rsidR="00E3083E" w:rsidRDefault="00E3083E" w:rsidP="00E3083E">
            <w:pPr>
              <w:spacing w:after="0" w:line="240" w:lineRule="auto"/>
            </w:pPr>
            <w:r>
              <w:t>Speech-Shaped Noise</w:t>
            </w:r>
          </w:p>
        </w:tc>
      </w:tr>
      <w:tr w:rsidR="004565CC" w14:paraId="0F9D7A28" w14:textId="77777777" w:rsidTr="00E3083E">
        <w:tc>
          <w:tcPr>
            <w:tcW w:w="1242" w:type="dxa"/>
          </w:tcPr>
          <w:p w14:paraId="4A23F6C5" w14:textId="276405BB" w:rsidR="004565CC" w:rsidRDefault="004565CC" w:rsidP="00E3083E">
            <w:pPr>
              <w:spacing w:after="0" w:line="240" w:lineRule="auto"/>
            </w:pPr>
            <w:r>
              <w:t>WSJ</w:t>
            </w:r>
          </w:p>
        </w:tc>
        <w:tc>
          <w:tcPr>
            <w:tcW w:w="7194" w:type="dxa"/>
          </w:tcPr>
          <w:p w14:paraId="60BEB7C9" w14:textId="433CAF6D" w:rsidR="004565CC" w:rsidRDefault="004565CC" w:rsidP="00E3083E">
            <w:pPr>
              <w:spacing w:after="0" w:line="240" w:lineRule="auto"/>
            </w:pPr>
            <w:r>
              <w:t>Wall Street Journal</w:t>
            </w:r>
          </w:p>
        </w:tc>
      </w:tr>
    </w:tbl>
    <w:p w14:paraId="26087F17" w14:textId="77777777" w:rsidR="00E3083E" w:rsidRDefault="00E3083E" w:rsidP="00E3083E"/>
    <w:p w14:paraId="2F00538C" w14:textId="77777777" w:rsidR="007A4FB3" w:rsidRDefault="007A4FB3" w:rsidP="00E3083E">
      <w:pPr>
        <w:pStyle w:val="FrontPagesHeading"/>
        <w:sectPr w:rsidR="007A4FB3" w:rsidSect="007A4FB3">
          <w:headerReference w:type="default" r:id="rId10"/>
          <w:footerReference w:type="default" r:id="rId11"/>
          <w:pgSz w:w="11906" w:h="16838"/>
          <w:pgMar w:top="1418" w:right="1418" w:bottom="1418" w:left="2268" w:header="709" w:footer="709" w:gutter="0"/>
          <w:pgNumType w:fmt="lowerRoman"/>
          <w:cols w:space="708"/>
          <w:docGrid w:linePitch="360"/>
        </w:sectPr>
      </w:pPr>
    </w:p>
    <w:p w14:paraId="3A91F28F" w14:textId="6B7EFA3B" w:rsidR="007A4FB3" w:rsidRDefault="007A4FB3" w:rsidP="007A4FB3">
      <w:pPr>
        <w:pStyle w:val="Heading1"/>
      </w:pPr>
      <w:bookmarkStart w:id="66" w:name="_Toc126738215"/>
      <w:bookmarkStart w:id="67" w:name="_Ref260476626"/>
      <w:bookmarkStart w:id="68" w:name="_Ref260476635"/>
      <w:bookmarkStart w:id="69" w:name="_Toc261250714"/>
      <w:bookmarkStart w:id="70" w:name="_Ref261252423"/>
      <w:r>
        <w:lastRenderedPageBreak/>
        <w:t>Introduction</w:t>
      </w:r>
      <w:bookmarkEnd w:id="66"/>
      <w:bookmarkEnd w:id="67"/>
      <w:bookmarkEnd w:id="68"/>
      <w:bookmarkEnd w:id="69"/>
      <w:bookmarkEnd w:id="70"/>
    </w:p>
    <w:p w14:paraId="4E10AF84" w14:textId="77777777" w:rsidR="00E74383" w:rsidRDefault="00CF105F">
      <w:r>
        <w:t xml:space="preserve">The “cocktail party problem” was first posed in 1953 by </w:t>
      </w:r>
      <w:r>
        <w:fldChar w:fldCharType="begin"/>
      </w:r>
      <w:r w:rsidR="00117EC4">
        <w:instrText xml:space="preserve"> ADDIN EN.CITE &lt;EndNote&gt;&lt;Cite AuthorYear="1"&gt;&lt;Author&gt;Cherry&lt;/Author&gt;&lt;Year&gt;1953&lt;/Year&gt;&lt;RecNum&gt;44&lt;/RecNum&gt;&lt;DisplayText&gt;Cherry [1]&lt;/DisplayText&gt;&lt;record&gt;&lt;rec-number&gt;44&lt;/rec-number&gt;&lt;foreign-keys&gt;&lt;key app="EN" db-id="5dxrfv0zyvsrr2expadxex5pprw2vrvw9rza" timestamp="1397622371"&gt;44&lt;/key&gt;&lt;/foreign-keys&gt;&lt;ref-type name="Journal Article"&gt;17&lt;/ref-type&gt;&lt;contributors&gt;&lt;authors&gt;&lt;author&gt;Cherry, E. Colin&lt;/author&gt;&lt;/authors&gt;&lt;/contributors&gt;&lt;titles&gt;&lt;title&gt;Some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related-urls&gt;&lt;url&gt;http://scitation.aip.org/content/asa/journal/jasa/25/5/10.1121/1.1907229&lt;/url&gt;&lt;/related-urls&gt;&lt;/urls&gt;&lt;electronic-resource-num&gt;doi:http://dx.doi.org/10.1121/1.1907229&lt;/electronic-resource-num&gt;&lt;/record&gt;&lt;/Cite&gt;&lt;/EndNote&gt;</w:instrText>
      </w:r>
      <w:r>
        <w:fldChar w:fldCharType="separate"/>
      </w:r>
      <w:r w:rsidR="00117EC4">
        <w:rPr>
          <w:noProof/>
        </w:rPr>
        <w:t>Cherry [1]</w:t>
      </w:r>
      <w:r>
        <w:fldChar w:fldCharType="end"/>
      </w:r>
      <w:r>
        <w:t>, where the human ability</w:t>
      </w:r>
      <w:r w:rsidR="00E74383">
        <w:t>, or often difficulty,</w:t>
      </w:r>
      <w:r>
        <w:t xml:space="preserve"> to hear speech in the presence of multiple speakers was noted.</w:t>
      </w:r>
      <w:r w:rsidR="00E74383">
        <w:t xml:space="preserve"> After analysis into the complexity of the problem, it is amazing that humans have the ability to hear over one-another at all!</w:t>
      </w:r>
    </w:p>
    <w:p w14:paraId="2AAEE819" w14:textId="5417D25E" w:rsidR="00E34435" w:rsidRDefault="00313A72">
      <w:r w:rsidRPr="005D3806">
        <w:t>The cocktail party problem refers to the problem of recognising s</w:t>
      </w:r>
      <w:r w:rsidR="00E74383" w:rsidRPr="00E74383">
        <w:t xml:space="preserve">peech in the presence of babble. A </w:t>
      </w:r>
      <w:r w:rsidRPr="005D3806">
        <w:t>number of speakers are present, and each can be distinguished individually.</w:t>
      </w:r>
      <w:r>
        <w:t xml:space="preserve"> This has been noted as an extremely difficult task in speech analysis and enhancement.</w:t>
      </w:r>
      <w:r w:rsidR="00F33117">
        <w:t xml:space="preserve"> With the rise of modern technology and the desire to incorporate alternative human-machine interfaces, the motivation to improve Automated Speech Recognition Systems (ASR) has increased. Additionally, the problem still exists of aiding human understanding in such situations, e.g. hearing aid systems or telecommunications systems.</w:t>
      </w:r>
    </w:p>
    <w:p w14:paraId="779075DA" w14:textId="0885EBBD" w:rsidR="00F33117" w:rsidRDefault="00F33117">
      <w:r>
        <w:t xml:space="preserve">One method of subspace analysis that has shown promising results is that of Non-negative Matrix Factorisation (NMF). This is a relatively new method of decomposition proposed by </w:t>
      </w:r>
      <w:r>
        <w:fldChar w:fldCharType="begin"/>
      </w:r>
      <w:r>
        <w:instrText xml:space="preserve"> ADDIN EN.CITE &lt;EndNote&gt;&lt;Cite AuthorYear="1"&gt;&lt;Author&gt;Lee&lt;/Author&gt;&lt;Year&gt;1999&lt;/Year&gt;&lt;RecNum&gt;14&lt;/RecNum&gt;&lt;DisplayText&gt;Lee and Seung [2]&lt;/DisplayText&gt;&lt;record&gt;&lt;rec-number&gt;14&lt;/rec-number&gt;&lt;foreign-keys&gt;&lt;key app="EN" db-id="5dxrfv0zyvsrr2expadxex5pprw2vrvw9rza" timestamp="1395788464"&gt;14&lt;/key&gt;&lt;/foreign-keys&gt;&lt;ref-type name="Journal Article"&gt;17&lt;/ref-type&gt;&lt;contributors&gt;&lt;authors&gt;&lt;author&gt;Lee, Daniel D&lt;/author&gt;&lt;author&gt;Seung, H Sebastian&lt;/author&gt;&lt;/authors&gt;&lt;/contributors&gt;&lt;titles&gt;&lt;title&gt;Learning the parts of objects by non-negative matrix factorization&lt;/title&gt;&lt;secondary-title&gt;Nature&lt;/secondary-title&gt;&lt;/titles&gt;&lt;periodical&gt;&lt;full-title&gt;Nature&lt;/full-title&gt;&lt;/periodical&gt;&lt;pages&gt;788-791&lt;/pages&gt;&lt;volume&gt;401&lt;/volume&gt;&lt;number&gt;6755&lt;/number&gt;&lt;dates&gt;&lt;year&gt;1999&lt;/year&gt;&lt;/dates&gt;&lt;isbn&gt;0028-0836&lt;/isbn&gt;&lt;urls&gt;&lt;/urls&gt;&lt;/record&gt;&lt;/Cite&gt;&lt;/EndNote&gt;</w:instrText>
      </w:r>
      <w:r>
        <w:fldChar w:fldCharType="separate"/>
      </w:r>
      <w:r>
        <w:rPr>
          <w:noProof/>
        </w:rPr>
        <w:t>Lee and Seung [2]</w:t>
      </w:r>
      <w:r>
        <w:fldChar w:fldCharType="end"/>
      </w:r>
      <w:r>
        <w:t>, with applications to spectral analysis due to the non-negativity constraints of NMF and the non-negative nature of spectral magnitude data. The components of a desired signal and be learned and extracted from a signal. Babble filtering systems are required to be trained to recognise the individual speaker, which is often a difficult process and a practical limitation in these systems.</w:t>
      </w:r>
    </w:p>
    <w:p w14:paraId="74C2DB8E" w14:textId="349D4ADE" w:rsidR="00313A72" w:rsidDel="00F33117" w:rsidRDefault="00F33117">
      <w:pPr>
        <w:rPr>
          <w:del w:id="71" w:author="Ashley Gillman" w:date="2014-05-09T07:37:00Z"/>
        </w:rPr>
      </w:pPr>
      <w:r>
        <w:t xml:space="preserve">A number of different challenges have been held with the motivation of improving the performance of ASR systems under difficult noise conditions </w:t>
      </w:r>
      <w:r>
        <w:fldChar w:fldCharType="begin">
          <w:fldData xml:space="preserve">PEVuZE5vdGU+PENpdGU+PEF1dGhvcj5Db29rZTwvQXV0aG9yPjxZZWFyPjIwMTA8L1llYXI+PFJl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</w:fldData>
        </w:fldChar>
      </w:r>
      <w:r>
        <w:instrText xml:space="preserve"> ADDIN EN.CITE </w:instrText>
      </w:r>
      <w:r>
        <w:fldChar w:fldCharType="begin">
          <w:fldData xml:space="preserve">PEVuZE5vdGU+PENpdGU+PEF1dGhvcj5Db29rZTwvQXV0aG9yPjxZZWFyPjIwMTA8L1llYXI+PFJl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</w:fldData>
        </w:fldChar>
      </w:r>
      <w:r>
        <w:instrText xml:space="preserve"> ADDIN EN.CITE.DATA </w:instrText>
      </w:r>
      <w:r>
        <w:fldChar w:fldCharType="end"/>
      </w:r>
      <w:r>
        <w:fldChar w:fldCharType="separate"/>
      </w:r>
      <w:r>
        <w:rPr>
          <w:noProof/>
        </w:rPr>
        <w:t>[3-5]</w:t>
      </w:r>
      <w:r>
        <w:fldChar w:fldCharType="end"/>
      </w:r>
      <w:r>
        <w:t xml:space="preserve">. </w:t>
      </w:r>
      <w:del w:id="72" w:author="Ashley Gillman" w:date="2014-05-09T07:37:00Z">
        <w:r w:rsidR="00313A72" w:rsidDel="00F33117">
          <w:delText xml:space="preserve">A number of different challenges have been </w:delText>
        </w:r>
        <w:r w:rsidR="00E34435" w:rsidDel="00F33117">
          <w:delText xml:space="preserve">held with the motivation of improving the performance of ASR systems under difficult noise conditions. </w:delText>
        </w:r>
        <w:r w:rsidR="00313A72" w:rsidDel="00F33117">
          <w:delText xml:space="preserve">A challenge was </w:delText>
        </w:r>
        <w:r w:rsidR="00E34435" w:rsidDel="00F33117">
          <w:delText>held</w:delText>
        </w:r>
        <w:r w:rsidR="00313A72" w:rsidDel="00F33117">
          <w:delText xml:space="preserve"> by </w:delText>
        </w:r>
        <w:r w:rsidR="00E34435" w:rsidDel="00F33117">
          <w:fldChar w:fldCharType="begin"/>
        </w:r>
      </w:del>
      <w:r>
        <w:instrText xml:space="preserve"> ADDIN EN.CITE &lt;EndNote&gt;&lt;Cite AuthorYear="1"&gt;&lt;Author&gt;Cooke&lt;/Author&gt;&lt;Year&gt;2010&lt;/Year&gt;&lt;RecNum&gt;57&lt;/RecNum&gt;&lt;DisplayText&gt;Cooke, et al. [3]&lt;/DisplayText&gt;&lt;record&gt;&lt;rec-number&gt;57&lt;/rec-number&gt;&lt;foreign-keys&gt;&lt;key app="EN" db-id="5dxrfv0zyvsrr2expadxex5pprw2vrvw9rza" timestamp="1399333955"&gt;57&lt;/key&gt;&lt;/foreign-keys&gt;&lt;ref-type name="Journal Article"&gt;17&lt;/ref-type&gt;&lt;contributors&gt;&lt;authors&gt;&lt;author&gt;Cooke, Martin&lt;/author&gt;&lt;author&gt;Hershey, John R&lt;/author&gt;&lt;author&gt;Rennie, Steven J&lt;/author&gt;&lt;/authors&gt;&lt;/contributors&gt;&lt;titles&gt;&lt;title&gt;Monaural speech separation and recognition challenge&lt;/title&gt;&lt;secondary-title&gt;Computer Speech &amp;amp; Language&lt;/secondary-title&gt;&lt;/titles&gt;&lt;periodical&gt;&lt;full-title&gt;Computer Speech &amp;amp; Language&lt;/full-title&gt;&lt;/periodical&gt;&lt;pages&gt;1-15&lt;/pages&gt;&lt;volume&gt;24&lt;/volume&gt;&lt;number&gt;1&lt;/number&gt;&lt;dates&gt;&lt;year&gt;2010&lt;/year&gt;&lt;/dates&gt;&lt;isbn&gt;0885-2308&lt;/isbn&gt;&lt;urls&gt;&lt;/urls&gt;&lt;/record&gt;&lt;/Cite&gt;&lt;/EndNote&gt;</w:instrText>
      </w:r>
      <w:del w:id="73" w:author="Ashley Gillman" w:date="2014-05-09T07:37:00Z">
        <w:r w:rsidR="00E34435" w:rsidDel="00F33117">
          <w:fldChar w:fldCharType="separate"/>
        </w:r>
      </w:del>
      <w:r>
        <w:rPr>
          <w:noProof/>
        </w:rPr>
        <w:t>Cooke, et al. [3]</w:t>
      </w:r>
      <w:del w:id="74" w:author="Ashley Gillman" w:date="2014-05-09T07:37:00Z">
        <w:r w:rsidR="00E34435" w:rsidDel="00F33117">
          <w:fldChar w:fldCharType="end"/>
        </w:r>
        <w:r w:rsidR="00E34435" w:rsidDel="00F33117">
          <w:delText>, with the aim of recognising speech in the presence of competing speakers fr</w:delText>
        </w:r>
        <w:r w:rsidR="00E74383" w:rsidDel="00F33117">
          <w:delText>om monaural recordings</w:delText>
        </w:r>
        <w:r w:rsidR="00E34435" w:rsidDel="00F33117">
          <w:delText xml:space="preserve">. </w:delText>
        </w:r>
        <w:r w:rsidR="00E74383" w:rsidDel="00F33117">
          <w:delText>Subsequently, t</w:delText>
        </w:r>
        <w:r w:rsidR="00313A72" w:rsidDel="00F33117">
          <w:delText xml:space="preserve">he Pattern Analysis Statistical Modelling and Computational Learning (PASCAL) ‘CHiME’ challenge was </w:delText>
        </w:r>
        <w:r w:rsidR="00E34435" w:rsidDel="00F33117">
          <w:delText xml:space="preserve">later held by </w:delText>
        </w:r>
        <w:r w:rsidR="00E34435" w:rsidDel="00F33117">
          <w:fldChar w:fldCharType="begin"/>
        </w:r>
      </w:del>
      <w:r>
        <w:instrText xml:space="preserve"> ADDIN EN.CITE &lt;EndNote&gt;&lt;Cite AuthorYear="1"&gt;&lt;Author&gt;Barker&lt;/Author&gt;&lt;Year&gt;2013&lt;/Year&gt;&lt;RecNum&gt;58&lt;/RecNum&gt;&lt;DisplayText&gt;Barker, et al. [4]&lt;/DisplayText&gt;&lt;record&gt;&lt;rec-number&gt;58&lt;/rec-number&gt;&lt;foreign-keys&gt;&lt;key app="EN" db-id="5dxrfv0zyvsrr2expadxex5pprw2vrvw9rza" timestamp="1399334003"&gt;58&lt;/key&gt;&lt;/foreign-keys&gt;&lt;ref-type name="Journal Article"&gt;17&lt;/ref-type&gt;&lt;contributors&gt;&lt;authors&gt;&lt;author&gt;Barker, Jon&lt;/author&gt;&lt;author&gt;Vincent, Emmanuel&lt;/author&gt;&lt;author&gt;Ma, Ning&lt;/author&gt;&lt;author&gt;Christensen, Heidi&lt;/author&gt;&lt;author&gt;Green, Phil&lt;/author&gt;&lt;/authors&gt;&lt;/contributors&gt;&lt;titles&gt;&lt;title&gt;The PASCAL CHiME speech separation and recognition challenge&lt;/title&gt;&lt;secondary-title&gt;Computer Speech &amp;amp; Language&lt;/secondary-title&gt;&lt;/titles&gt;&lt;periodical&gt;&lt;full-title&gt;Computer Speech &amp;amp; Language&lt;/full-title&gt;&lt;/periodical&gt;&lt;pages&gt;621-633&lt;/pages&gt;&lt;volume&gt;27&lt;/volume&gt;&lt;number&gt;3&lt;/number&gt;&lt;dates&gt;&lt;year&gt;2013&lt;/year&gt;&lt;/dates&gt;&lt;isbn&gt;0885-2308&lt;/isbn&gt;&lt;urls&gt;&lt;/urls&gt;&lt;/record&gt;&lt;/Cite&gt;&lt;/EndNote&gt;</w:instrText>
      </w:r>
      <w:del w:id="75" w:author="Ashley Gillman" w:date="2014-05-09T07:37:00Z">
        <w:r w:rsidR="00E34435" w:rsidDel="00F33117">
          <w:fldChar w:fldCharType="separate"/>
        </w:r>
      </w:del>
      <w:r>
        <w:rPr>
          <w:noProof/>
        </w:rPr>
        <w:t>Barker, et al. [4]</w:t>
      </w:r>
      <w:del w:id="76" w:author="Ashley Gillman" w:date="2014-05-09T07:37:00Z">
        <w:r w:rsidR="00E34435" w:rsidDel="00F33117">
          <w:fldChar w:fldCharType="end"/>
        </w:r>
        <w:r w:rsidR="00E34435" w:rsidDel="00F33117">
          <w:delText xml:space="preserve">, followed by the second CHiME challenge </w:delText>
        </w:r>
        <w:r w:rsidR="00E34435" w:rsidDel="00F33117">
          <w:fldChar w:fldCharType="begin"/>
        </w:r>
      </w:del>
      <w:r>
        <w:instrText xml:space="preserve"> ADDIN EN.CITE &lt;EndNote&gt;&lt;Cite&gt;&lt;Author&gt;Vincent&lt;/Author&gt;&lt;Year&gt;2013&lt;/Year&gt;&lt;RecNum&gt;59&lt;/RecNum&gt;&lt;DisplayText&gt;[5]&lt;/DisplayText&gt;&lt;record&gt;&lt;rec-number&gt;59&lt;/rec-number&gt;&lt;foreign-keys&gt;&lt;key app="EN" db-id="5dxrfv0zyvsrr2expadxex5pprw2vrvw9rza" timestamp="1399335460"&gt;59&lt;/key&gt;&lt;/foreign-keys&gt;&lt;ref-type name="Conference Proceedings"&gt;10&lt;/ref-type&gt;&lt;contributors&gt;&lt;authors&gt;&lt;author&gt;Vincent, Emmanuel&lt;/author&gt;&lt;author&gt;Barker, Jon&lt;/author&gt;&lt;author&gt;Watanabe, Shinji&lt;/author&gt;&lt;author&gt;Le Roux, Jonathan&lt;/author&gt;&lt;author&gt;Nesta, Francesco&lt;/author&gt;&lt;author&gt;Matassoni, Marco&lt;/author&gt;&lt;/authors&gt;&lt;/contributors&gt;&lt;titles&gt;&lt;title&gt;The second ‘CHiME’speech separation and recognition challenge: Datasets, tasks and baselines&lt;/title&gt;&lt;secondary-title&gt;Acoustics, Speech and Signal Processing (ICASSP), 2013 IEEE International Conference on&lt;/secondary-title&gt;&lt;/titles&gt;&lt;pages&gt;126-130&lt;/pages&gt;&lt;dates&gt;&lt;year&gt;2013&lt;/year&gt;&lt;/dates&gt;&lt;publisher&gt;IEEE&lt;/publisher&gt;&lt;isbn&gt;1520-6149&lt;/isbn&gt;&lt;urls&gt;&lt;/urls&gt;&lt;/record&gt;&lt;/Cite&gt;&lt;/EndNote&gt;</w:instrText>
      </w:r>
      <w:del w:id="77" w:author="Ashley Gillman" w:date="2014-05-09T07:37:00Z">
        <w:r w:rsidR="00E34435" w:rsidDel="00F33117">
          <w:fldChar w:fldCharType="separate"/>
        </w:r>
      </w:del>
      <w:r>
        <w:rPr>
          <w:noProof/>
        </w:rPr>
        <w:t>[5]</w:t>
      </w:r>
      <w:del w:id="78" w:author="Ashley Gillman" w:date="2014-05-09T07:37:00Z">
        <w:r w:rsidR="00E34435" w:rsidDel="00F33117">
          <w:fldChar w:fldCharType="end"/>
        </w:r>
        <w:r w:rsidR="00E34435" w:rsidDel="00F33117">
          <w:delText xml:space="preserve">. No systems in </w:delText>
        </w:r>
        <w:r w:rsidR="00E74383" w:rsidDel="00F33117">
          <w:delText xml:space="preserve">the latter two </w:delText>
        </w:r>
        <w:r w:rsidR="00E34435" w:rsidDel="00F33117">
          <w:delText>these challenges were able to outperform humans due to the added difficulty, although winning systems were comparable with human listeners.</w:delText>
        </w:r>
      </w:del>
    </w:p>
    <w:p w14:paraId="1D7B9FD1" w14:textId="5E5A3D21" w:rsidR="00E34435" w:rsidRDefault="00E34435">
      <w:r>
        <w:t>Entries into such competitions can be broadly categorised into two categories, those that perform recognition themselves, and those that clean the signal and supply a cleaned signal to a standard</w:t>
      </w:r>
      <w:r w:rsidR="007A495D">
        <w:t>ised</w:t>
      </w:r>
      <w:r>
        <w:t xml:space="preserve"> recogniser. Algorithms that fall into the latter category have a possible additional application: improving intelligibility for human listeners</w:t>
      </w:r>
      <w:r w:rsidR="007A495D">
        <w:t>. It is these algorithms that are of interest in this thesis</w:t>
      </w:r>
      <w:r>
        <w:t>.</w:t>
      </w:r>
    </w:p>
    <w:p w14:paraId="2135E87F" w14:textId="1F9D9E69" w:rsidR="00E34435" w:rsidDel="00DF6782" w:rsidRDefault="00E34435">
      <w:pPr>
        <w:rPr>
          <w:del w:id="79" w:author="Ashley Gillman" w:date="2014-05-06T11:46:00Z"/>
        </w:rPr>
      </w:pPr>
    </w:p>
    <w:p w14:paraId="7A177264" w14:textId="607C678E" w:rsidR="008B6975" w:rsidDel="00DF6782" w:rsidRDefault="008B6975">
      <w:pPr>
        <w:rPr>
          <w:del w:id="80" w:author="Ashley Gillman" w:date="2014-05-06T11:45:00Z"/>
        </w:rPr>
      </w:pPr>
      <w:commentRangeStart w:id="81"/>
      <w:del w:id="82" w:author="Ashley Gillman" w:date="2014-05-06T11:45:00Z">
        <w:r w:rsidDel="00DF6782">
          <w:delText xml:space="preserve">Many efforts have been made to </w:delText>
        </w:r>
        <w:r w:rsidR="001A36A2" w:rsidDel="00DF6782">
          <w:delText xml:space="preserve">extract clean speech from a signal subject to babble noise. </w:delText>
        </w:r>
        <w:commentRangeEnd w:id="81"/>
        <w:r w:rsidR="00FE05EC" w:rsidDel="00DF6782">
          <w:rPr>
            <w:rStyle w:val="CommentReference"/>
            <w:lang w:val="en-AU" w:eastAsia="en-US"/>
          </w:rPr>
          <w:commentReference w:id="81"/>
        </w:r>
        <w:commentRangeStart w:id="83"/>
        <w:r w:rsidR="001A36A2" w:rsidDel="00DF6782">
          <w:delText xml:space="preserve">The problem </w:delText>
        </w:r>
        <w:commentRangeEnd w:id="83"/>
        <w:r w:rsidR="00FE05EC" w:rsidDel="00DF6782">
          <w:rPr>
            <w:rStyle w:val="CommentReference"/>
            <w:lang w:val="en-AU" w:eastAsia="en-US"/>
          </w:rPr>
          <w:commentReference w:id="83"/>
        </w:r>
        <w:r w:rsidR="001A36A2" w:rsidDel="00DF6782">
          <w:delText>arises</w:delText>
        </w:r>
        <w:r w:rsidR="00342A88" w:rsidDel="00DF6782">
          <w:delText xml:space="preserve"> since the babble signal shares the spectral characteristics of the clean speech, whilst still maintaining a high degree of temporal variability. </w:delText>
        </w:r>
        <w:commentRangeStart w:id="84"/>
        <w:r w:rsidR="00342A88" w:rsidDel="00DF6782">
          <w:delText>Thus</w:delText>
        </w:r>
        <w:commentRangeEnd w:id="84"/>
        <w:r w:rsidR="00FE05EC" w:rsidDel="00DF6782">
          <w:rPr>
            <w:rStyle w:val="CommentReference"/>
            <w:lang w:val="en-AU" w:eastAsia="en-US"/>
          </w:rPr>
          <w:commentReference w:id="84"/>
        </w:r>
        <w:r w:rsidR="00342A88" w:rsidDel="00DF6782">
          <w:delText xml:space="preserve"> eliminating spectrally (i.e., typical filters) or based on the elimination of steady-state components is not an option.</w:delText>
        </w:r>
      </w:del>
    </w:p>
    <w:p w14:paraId="0C13237B" w14:textId="297BD61A" w:rsidR="007A4FB3" w:rsidDel="00DF6782" w:rsidRDefault="00CE2D0E">
      <w:pPr>
        <w:rPr>
          <w:del w:id="85" w:author="Ashley Gillman" w:date="2014-05-06T11:46:00Z"/>
        </w:rPr>
      </w:pPr>
      <w:commentRangeStart w:id="86"/>
      <w:del w:id="87" w:author="Ashley Gillman" w:date="2014-05-06T11:46:00Z">
        <w:r w:rsidDel="00DF6782">
          <w:delText>Progress h</w:delText>
        </w:r>
        <w:commentRangeEnd w:id="86"/>
        <w:r w:rsidR="00FE05EC" w:rsidDel="00DF6782">
          <w:rPr>
            <w:rStyle w:val="CommentReference"/>
            <w:lang w:val="en-AU" w:eastAsia="en-US"/>
          </w:rPr>
          <w:commentReference w:id="86"/>
        </w:r>
        <w:r w:rsidDel="00DF6782">
          <w:delText xml:space="preserve">as been made recently in </w:delText>
        </w:r>
        <w:commentRangeStart w:id="88"/>
        <w:r w:rsidDel="00DF6782">
          <w:delText xml:space="preserve">attempting to model individual </w:delText>
        </w:r>
        <w:commentRangeEnd w:id="88"/>
        <w:r w:rsidR="00FE05EC" w:rsidDel="00DF6782">
          <w:rPr>
            <w:rStyle w:val="CommentReference"/>
            <w:lang w:val="en-AU" w:eastAsia="en-US"/>
          </w:rPr>
          <w:commentReference w:id="88"/>
        </w:r>
        <w:r w:rsidDel="00DF6782">
          <w:delText>speakers and to factorise out the clean speech, predominantly using a non-negative matrix factorisation</w:delText>
        </w:r>
        <w:r w:rsidR="00290BE7" w:rsidDel="00DF6782">
          <w:delText xml:space="preserve"> (NMF)</w:delText>
        </w:r>
        <w:r w:rsidDel="00DF6782">
          <w:delText xml:space="preserve"> method</w:delText>
        </w:r>
        <w:r w:rsidR="00FC0A6A" w:rsidDel="00DF6782">
          <w:delText xml:space="preserve">. </w:delText>
        </w:r>
        <w:r w:rsidR="0015738F" w:rsidDel="00DF6782">
          <w:delText>This thesis proposes to apply techniques generally used in speech diarisation</w:delText>
        </w:r>
        <w:r w:rsidR="00FC0A6A" w:rsidDel="00DF6782">
          <w:delText xml:space="preserve"> and recognition</w:delText>
        </w:r>
        <w:r w:rsidR="0015738F" w:rsidDel="00DF6782">
          <w:delText xml:space="preserve"> to </w:delText>
        </w:r>
        <w:r w:rsidR="00FC0A6A" w:rsidDel="00DF6782">
          <w:delText>discriminate between speakers, and to then factorise out desired speech.</w:delText>
        </w:r>
      </w:del>
    </w:p>
    <w:p w14:paraId="37FA3A47" w14:textId="7C2F97C3" w:rsidR="001D175F" w:rsidDel="00DF6782" w:rsidRDefault="001D175F">
      <w:pPr>
        <w:rPr>
          <w:del w:id="89" w:author="Ashley Gillman" w:date="2014-05-06T11:46:00Z"/>
        </w:rPr>
      </w:pPr>
      <w:commentRangeStart w:id="90"/>
      <w:del w:id="91" w:author="Ashley Gillman" w:date="2014-05-06T11:46:00Z">
        <w:r w:rsidDel="00DF6782">
          <w:delText xml:space="preserve">It has been shown that </w:delText>
        </w:r>
        <w:commentRangeEnd w:id="90"/>
        <w:r w:rsidR="00DB22AF" w:rsidDel="00DF6782">
          <w:rPr>
            <w:rStyle w:val="CommentReference"/>
            <w:lang w:val="en-AU" w:eastAsia="en-US"/>
          </w:rPr>
          <w:commentReference w:id="90"/>
        </w:r>
        <w:r w:rsidDel="00DF6782">
          <w:delText xml:space="preserve">speech may be </w:delText>
        </w:r>
        <w:r w:rsidR="00E046E0" w:rsidDel="00DF6782">
          <w:delText>factorised</w:delText>
        </w:r>
        <w:r w:rsidDel="00DF6782">
          <w:delText xml:space="preserve"> into components or building blocks, and represented as a sequence of these components</w:delText>
        </w:r>
        <w:r w:rsidR="00CF105F" w:rsidDel="00DF6782">
          <w:fldChar w:fldCharType="begin"/>
        </w:r>
      </w:del>
      <w:r w:rsidR="00F33117">
        <w:instrText xml:space="preserve"> ADDIN EN.CITE &lt;EndNote&gt;&lt;Cite&gt;&lt;Author&gt;Wilson&lt;/Author&gt;&lt;Year&gt;2008&lt;/Year&gt;&lt;RecNum&gt;10&lt;/RecNum&gt;&lt;DisplayText&gt;[6]&lt;/DisplayText&gt;&lt;record&gt;&lt;rec-number&gt;10&lt;/rec-number&gt;&lt;foreign-keys&gt;&lt;key app="EN" db-id="5dxrfv0zyvsrr2expadxex5pprw2vrvw9rza" timestamp="1395272184"&gt;10&lt;/key&gt;&lt;/foreign-keys&gt;&lt;ref-type name="Conference Proceedings"&gt;10&lt;/ref-type&gt;&lt;contributors&gt;&lt;authors&gt;&lt;author&gt;Wilson, Kevin W&lt;/author&gt;&lt;author&gt;Raj, Bhiksha&lt;/author&gt;&lt;author&gt;Smaragdis, Paris&lt;/author&gt;&lt;author&gt;Divakaran, Ajay&lt;/author&gt;&lt;/authors&gt;&lt;/contributors&gt;&lt;titles&gt;&lt;title&gt;Speech denoising using nonnegative matrix factorization with priors&lt;/title&gt;&lt;secondary-title&gt;ICASSP&lt;/secondary-title&gt;&lt;/titles&gt;&lt;pages&gt;4029-4032&lt;/pages&gt;&lt;dates&gt;&lt;year&gt;2008&lt;/year&gt;&lt;/dates&gt;&lt;urls&gt;&lt;/urls&gt;&lt;/record&gt;&lt;/Cite&gt;&lt;/EndNote&gt;</w:instrText>
      </w:r>
      <w:del w:id="92" w:author="Ashley Gillman" w:date="2014-05-06T11:46:00Z">
        <w:r w:rsidR="00CF105F" w:rsidDel="00DF6782">
          <w:fldChar w:fldCharType="separate"/>
        </w:r>
      </w:del>
      <w:r w:rsidR="00F33117">
        <w:rPr>
          <w:noProof/>
        </w:rPr>
        <w:t>[6]</w:t>
      </w:r>
      <w:del w:id="93" w:author="Ashley Gillman" w:date="2014-05-06T11:46:00Z">
        <w:r w:rsidR="00CF105F" w:rsidDel="00DF6782">
          <w:fldChar w:fldCharType="end"/>
        </w:r>
        <w:r w:rsidDel="00DF6782">
          <w:delText>. Indeed, this is the motivation for using Markov Models, through the use of Hidden Markov Models (HMMs)</w:delText>
        </w:r>
        <w:r w:rsidR="00E046E0" w:rsidDel="00DF6782">
          <w:delText xml:space="preserve"> </w:delText>
        </w:r>
        <w:commentRangeStart w:id="94"/>
        <w:r w:rsidR="00E046E0" w:rsidDel="00DF6782">
          <w:fldChar w:fldCharType="begin"/>
        </w:r>
      </w:del>
      <w:r w:rsidR="00F33117">
        <w:instrText xml:space="preserve"> ADDIN EN.CITE &lt;EndNote&gt;&lt;Cite&gt;&lt;Author&gt;Young&lt;/Author&gt;&lt;Year&gt;1997&lt;/Year&gt;&lt;RecNum&gt;11&lt;/RecNum&gt;&lt;DisplayText&gt;[7]&lt;/DisplayText&gt;&lt;record&gt;&lt;rec-number&gt;11&lt;/rec-number&gt;&lt;foreign-keys&gt;&lt;key app="EN" db-id="5dxrfv0zyvsrr2expadxex5pprw2vrvw9rza" timestamp="1395572116"&gt;11&lt;/key&gt;&lt;/foreign-keys&gt;&lt;ref-type name="Book"&gt;6&lt;/ref-type&gt;&lt;contributors&gt;&lt;authors&gt;&lt;author&gt;Young, Steve&lt;/author&gt;&lt;author&gt;Evermann, Gunnar&lt;/author&gt;&lt;author&gt;Kershaw, Dan&lt;/author&gt;&lt;author&gt;Moore, Gareth&lt;/author&gt;&lt;author&gt;Odell, Julian&lt;/author&gt;&lt;author&gt;Ollason, Dave&lt;/author&gt;&lt;author&gt;Valtchev, Valtcho&lt;/author&gt;&lt;author&gt;Woodland, Phil&lt;/author&gt;&lt;/authors&gt;&lt;/contributors&gt;&lt;titles&gt;&lt;title&gt;The HTK book&lt;/title&gt;&lt;/titles&gt;&lt;volume&gt;2&lt;/volume&gt;&lt;dates&gt;&lt;year&gt;1997&lt;/year&gt;&lt;/dates&gt;&lt;publisher&gt;Entropic Cambridge Research Laboratory Cambridge&lt;/publisher&gt;&lt;urls&gt;&lt;/urls&gt;&lt;/record&gt;&lt;/Cite&gt;&lt;/EndNote&gt;</w:instrText>
      </w:r>
      <w:del w:id="95" w:author="Ashley Gillman" w:date="2014-05-06T11:46:00Z">
        <w:r w:rsidR="00E046E0" w:rsidDel="00DF6782">
          <w:fldChar w:fldCharType="separate"/>
        </w:r>
      </w:del>
      <w:r w:rsidR="00F33117">
        <w:rPr>
          <w:noProof/>
        </w:rPr>
        <w:t>[7]</w:t>
      </w:r>
      <w:del w:id="96" w:author="Ashley Gillman" w:date="2014-05-06T11:46:00Z">
        <w:r w:rsidR="00E046E0" w:rsidDel="00DF6782">
          <w:fldChar w:fldCharType="end"/>
        </w:r>
        <w:commentRangeEnd w:id="94"/>
        <w:r w:rsidR="00DB22AF" w:rsidDel="00DF6782">
          <w:rPr>
            <w:rStyle w:val="CommentReference"/>
            <w:lang w:val="en-AU" w:eastAsia="en-US"/>
          </w:rPr>
          <w:commentReference w:id="94"/>
        </w:r>
        <w:r w:rsidR="00E046E0" w:rsidDel="00DF6782">
          <w:delText>.</w:delText>
        </w:r>
      </w:del>
    </w:p>
    <w:p w14:paraId="5544DCC1" w14:textId="2E03089C" w:rsidR="005A320C" w:rsidRDefault="00A2755E" w:rsidP="00E7091C">
      <w:pPr>
        <w:pStyle w:val="Heading2"/>
        <w:tabs>
          <w:tab w:val="clear" w:pos="0"/>
          <w:tab w:val="num" w:pos="709"/>
        </w:tabs>
      </w:pPr>
      <w:bookmarkStart w:id="97" w:name="_Ref260664301"/>
      <w:bookmarkStart w:id="98" w:name="_Ref260664308"/>
      <w:bookmarkStart w:id="99" w:name="_Toc261250715"/>
      <w:r>
        <w:t>Research Questions</w:t>
      </w:r>
      <w:bookmarkEnd w:id="97"/>
      <w:bookmarkEnd w:id="98"/>
      <w:bookmarkEnd w:id="99"/>
    </w:p>
    <w:p w14:paraId="022E94AB" w14:textId="0141409C" w:rsidR="005A320C" w:rsidRDefault="00A2755E" w:rsidP="00A2755E">
      <w:r>
        <w:t>The aim of this thesis is to address the following research questions:</w:t>
      </w:r>
    </w:p>
    <w:p w14:paraId="785ED36A" w14:textId="3F92521A" w:rsidR="00117EC4" w:rsidRDefault="00725362" w:rsidP="00EA3164">
      <w:pPr>
        <w:pStyle w:val="ListParagraph"/>
        <w:numPr>
          <w:ilvl w:val="0"/>
          <w:numId w:val="29"/>
        </w:numPr>
      </w:pPr>
      <w:bookmarkStart w:id="100" w:name="_Ref260941589"/>
      <w:bookmarkStart w:id="101" w:name="_Ref257883887"/>
      <w:r>
        <w:t>Are go</w:t>
      </w:r>
      <w:r w:rsidR="00265F8F">
        <w:t>od enhancement algorithms effective for both human</w:t>
      </w:r>
      <w:r>
        <w:t xml:space="preserve"> </w:t>
      </w:r>
      <w:r w:rsidR="00265F8F">
        <w:t xml:space="preserve">listeners </w:t>
      </w:r>
      <w:r>
        <w:t xml:space="preserve">and </w:t>
      </w:r>
      <w:r w:rsidR="00265F8F">
        <w:t>machine listeners</w:t>
      </w:r>
      <w:r>
        <w:t>?</w:t>
      </w:r>
      <w:bookmarkEnd w:id="100"/>
      <w:r w:rsidR="00265F8F">
        <w:t xml:space="preserve"> Can a generic and practical speech enhancement algorithm find application in signal enhancement and </w:t>
      </w:r>
      <w:r w:rsidR="00F33117">
        <w:t>ASR</w:t>
      </w:r>
      <w:r w:rsidR="00265F8F">
        <w:t>?</w:t>
      </w:r>
    </w:p>
    <w:p w14:paraId="6B2E16CB" w14:textId="58D30183" w:rsidR="002965D3" w:rsidRDefault="002965D3" w:rsidP="00EA3164">
      <w:pPr>
        <w:pStyle w:val="ListParagraph"/>
        <w:numPr>
          <w:ilvl w:val="0"/>
          <w:numId w:val="29"/>
        </w:numPr>
      </w:pPr>
      <w:r>
        <w:lastRenderedPageBreak/>
        <w:t xml:space="preserve">Can the results be improved by modifying algorithms to </w:t>
      </w:r>
      <w:r w:rsidR="00265F8F">
        <w:t>concentrate</w:t>
      </w:r>
      <w:r>
        <w:t xml:space="preserve"> the </w:t>
      </w:r>
      <w:r w:rsidR="00265F8F">
        <w:t>focus</w:t>
      </w:r>
      <w:r>
        <w:t xml:space="preserve"> </w:t>
      </w:r>
      <w:r w:rsidR="00265F8F">
        <w:t>on recognition of the</w:t>
      </w:r>
      <w:r>
        <w:t xml:space="preserve"> desired speakers voice?</w:t>
      </w:r>
    </w:p>
    <w:p w14:paraId="7EEB1333" w14:textId="2A20D463" w:rsidR="002965D3" w:rsidRDefault="00265F8F" w:rsidP="00EA3164">
      <w:pPr>
        <w:pStyle w:val="ListParagraph"/>
        <w:numPr>
          <w:ilvl w:val="0"/>
          <w:numId w:val="29"/>
        </w:numPr>
      </w:pPr>
      <w:r>
        <w:t>Can the practicality of existing algorithms be improved to allow applications in end-user hardware?</w:t>
      </w:r>
    </w:p>
    <w:p w14:paraId="0F0A45EE" w14:textId="42507178" w:rsidR="00EA3164" w:rsidRPr="0069071A" w:rsidDel="00D504B5" w:rsidRDefault="00EA3164" w:rsidP="00EA3164">
      <w:pPr>
        <w:pStyle w:val="ListParagraph"/>
        <w:numPr>
          <w:ilvl w:val="0"/>
          <w:numId w:val="29"/>
        </w:numPr>
        <w:rPr>
          <w:del w:id="102" w:author="Ashley Gillman" w:date="2014-05-06T09:14:00Z"/>
          <w:highlight w:val="yellow"/>
        </w:rPr>
      </w:pPr>
      <w:del w:id="103" w:author="Ashley Gillman" w:date="2014-05-06T09:14:00Z">
        <w:r w:rsidRPr="0069071A" w:rsidDel="00D504B5">
          <w:rPr>
            <w:highlight w:val="yellow"/>
          </w:rPr>
          <w:delText xml:space="preserve">Can </w:delText>
        </w:r>
        <w:r w:rsidR="00290BE7" w:rsidRPr="0069071A" w:rsidDel="00D504B5">
          <w:rPr>
            <w:highlight w:val="yellow"/>
          </w:rPr>
          <w:delText>spectral</w:delText>
        </w:r>
        <w:r w:rsidRPr="0069071A" w:rsidDel="00D504B5">
          <w:rPr>
            <w:highlight w:val="yellow"/>
          </w:rPr>
          <w:delText xml:space="preserve"> components in a single time frame give reliable estimates on whether they were uttered by </w:delText>
        </w:r>
        <w:r w:rsidR="0093518F" w:rsidRPr="0069071A" w:rsidDel="00D504B5">
          <w:rPr>
            <w:highlight w:val="yellow"/>
          </w:rPr>
          <w:delText>a known</w:delText>
        </w:r>
        <w:r w:rsidRPr="0069071A" w:rsidDel="00D504B5">
          <w:rPr>
            <w:highlight w:val="yellow"/>
          </w:rPr>
          <w:delText xml:space="preserve"> speaker of interest</w:delText>
        </w:r>
        <w:r w:rsidR="00290BE7" w:rsidRPr="0069071A" w:rsidDel="00D504B5">
          <w:rPr>
            <w:highlight w:val="yellow"/>
          </w:rPr>
          <w:delText xml:space="preserve"> by comparing to NMF generated spectral components of the speaker of interest</w:delText>
        </w:r>
        <w:r w:rsidRPr="0069071A" w:rsidDel="00D504B5">
          <w:rPr>
            <w:highlight w:val="yellow"/>
          </w:rPr>
          <w:delText>?</w:delText>
        </w:r>
      </w:del>
    </w:p>
    <w:p w14:paraId="579B70BF" w14:textId="1180684A" w:rsidR="00A2755E" w:rsidRPr="0069071A" w:rsidDel="00D504B5" w:rsidRDefault="0002264F" w:rsidP="0093518F">
      <w:pPr>
        <w:pStyle w:val="ListParagraph"/>
        <w:numPr>
          <w:ilvl w:val="0"/>
          <w:numId w:val="29"/>
        </w:numPr>
        <w:rPr>
          <w:del w:id="104" w:author="Ashley Gillman" w:date="2014-05-06T09:14:00Z"/>
          <w:highlight w:val="yellow"/>
        </w:rPr>
      </w:pPr>
      <w:bookmarkStart w:id="105" w:name="_Ref257884232"/>
      <w:del w:id="106" w:author="Ashley Gillman" w:date="2014-05-06T09:14:00Z">
        <w:r w:rsidRPr="0069071A" w:rsidDel="00D504B5">
          <w:rPr>
            <w:highlight w:val="yellow"/>
          </w:rPr>
          <w:delText xml:space="preserve">Can “building blocks” specific to each speaker be effectively and efficiently </w:delText>
        </w:r>
        <w:r w:rsidR="0093518F" w:rsidRPr="0069071A" w:rsidDel="00D504B5">
          <w:rPr>
            <w:highlight w:val="yellow"/>
          </w:rPr>
          <w:delText>identified</w:delText>
        </w:r>
        <w:r w:rsidRPr="0069071A" w:rsidDel="00D504B5">
          <w:rPr>
            <w:highlight w:val="yellow"/>
          </w:rPr>
          <w:delText xml:space="preserve"> out of a mixed speech signal under cocktail party conditions?</w:delText>
        </w:r>
        <w:bookmarkEnd w:id="101"/>
        <w:bookmarkEnd w:id="105"/>
      </w:del>
    </w:p>
    <w:p w14:paraId="4B72511C" w14:textId="27BCB325" w:rsidR="001D175F" w:rsidRPr="0069071A" w:rsidDel="00D504B5" w:rsidRDefault="001D175F" w:rsidP="00EA3164">
      <w:pPr>
        <w:pStyle w:val="ListParagraph"/>
        <w:numPr>
          <w:ilvl w:val="0"/>
          <w:numId w:val="29"/>
        </w:numPr>
        <w:rPr>
          <w:del w:id="107" w:author="Ashley Gillman" w:date="2014-05-06T09:14:00Z"/>
          <w:highlight w:val="yellow"/>
        </w:rPr>
      </w:pPr>
      <w:del w:id="108" w:author="Ashley Gillman" w:date="2014-05-06T09:14:00Z">
        <w:r w:rsidRPr="0069071A" w:rsidDel="00D504B5">
          <w:rPr>
            <w:highlight w:val="yellow"/>
          </w:rPr>
          <w:delText xml:space="preserve">Can a parametised model be developed for multiple speakers such that individual speakers can be </w:delText>
        </w:r>
        <w:r w:rsidR="00EE1A15" w:rsidRPr="0069071A" w:rsidDel="00D504B5">
          <w:rPr>
            <w:highlight w:val="yellow"/>
          </w:rPr>
          <w:delText>separated</w:delText>
        </w:r>
        <w:r w:rsidR="0093518F" w:rsidRPr="0069071A" w:rsidDel="00D504B5">
          <w:rPr>
            <w:highlight w:val="yellow"/>
          </w:rPr>
          <w:delText xml:space="preserve"> based on whether a voice is recognised as the speaker of interest</w:delText>
        </w:r>
        <w:r w:rsidRPr="0069071A" w:rsidDel="00D504B5">
          <w:rPr>
            <w:highlight w:val="yellow"/>
          </w:rPr>
          <w:delText>?</w:delText>
        </w:r>
      </w:del>
    </w:p>
    <w:p w14:paraId="06663F53" w14:textId="255C69AF" w:rsidR="00BE4B28" w:rsidRDefault="00CA3A51" w:rsidP="00BE4B28">
      <w:pPr>
        <w:pStyle w:val="Heading2"/>
      </w:pPr>
      <w:bookmarkStart w:id="109" w:name="_Toc261250716"/>
      <w:r>
        <w:t>Scope</w:t>
      </w:r>
      <w:bookmarkEnd w:id="109"/>
    </w:p>
    <w:p w14:paraId="03852155" w14:textId="5093420B" w:rsidR="00CA3A51" w:rsidRDefault="00CA3A51" w:rsidP="00CA3A51">
      <w:r>
        <w:t xml:space="preserve">The scope of this thesis is to develop a general and practical </w:t>
      </w:r>
      <w:r w:rsidR="007A495D">
        <w:t xml:space="preserve">speech enhancement </w:t>
      </w:r>
      <w:r>
        <w:t>algorithm with applications in a number of areas</w:t>
      </w:r>
      <w:r w:rsidR="007A495D">
        <w:t>, including enhancement for human listeners and for ASR systems</w:t>
      </w:r>
      <w:r>
        <w:t>. Such an algorithm should be efficient, have low requirements, and operate on monaural recordings.</w:t>
      </w:r>
    </w:p>
    <w:p w14:paraId="654F3411" w14:textId="0AD01C72" w:rsidR="00CA3A51" w:rsidRPr="00CA3A51" w:rsidRDefault="00CA3A51" w:rsidP="00CA3A51">
      <w:r>
        <w:t>The scope does not encompass specific applications, and thus does not consider special requirements beyond normal hearing for hearing aid and cochlear implant listeners. It is assumed that the performance increases for normal hearing listeners will be applicable to impaired hearing listeners. Further studies would be required to ensure this is the case.</w:t>
      </w:r>
    </w:p>
    <w:p w14:paraId="2DAC8D69" w14:textId="1E2E1D27" w:rsidR="005A320C" w:rsidRDefault="005A320C" w:rsidP="0099428B">
      <w:pPr>
        <w:pStyle w:val="Heading1"/>
      </w:pPr>
      <w:bookmarkStart w:id="110" w:name="_Toc126738219"/>
      <w:bookmarkStart w:id="111" w:name="_Toc261250717"/>
      <w:r>
        <w:lastRenderedPageBreak/>
        <w:t>Literature Review</w:t>
      </w:r>
      <w:bookmarkEnd w:id="110"/>
      <w:bookmarkEnd w:id="111"/>
    </w:p>
    <w:p w14:paraId="4FB9C072" w14:textId="4543719A" w:rsidR="005A320C" w:rsidRDefault="00BE4B28" w:rsidP="005A320C">
      <w:r>
        <w:t>This literature review aims to outline some of the key concepts involved in this thesis, and to summarise progress on similar endeavours made thus far.</w:t>
      </w:r>
    </w:p>
    <w:p w14:paraId="03A4383B" w14:textId="78591772" w:rsidR="00406DBF" w:rsidRDefault="00406DBF" w:rsidP="00406DBF">
      <w:pPr>
        <w:pStyle w:val="Heading2"/>
      </w:pPr>
      <w:bookmarkStart w:id="112" w:name="_Toc261250718"/>
      <w:r>
        <w:t>Babble and other Speech-Related Noise</w:t>
      </w:r>
      <w:bookmarkEnd w:id="112"/>
    </w:p>
    <w:p w14:paraId="58D79FAF" w14:textId="7EE7FA4A" w:rsidR="004C7BAB" w:rsidRDefault="00167BDD" w:rsidP="00A1252C">
      <w:r>
        <w:t>In signal analysis, noise is defined as an unwanted signal. In acoustics</w:t>
      </w:r>
      <w:r w:rsidR="00551DA8">
        <w:t xml:space="preserve">, a wide range of types of noise may interfere with a signal. This noise originates from somewhere </w:t>
      </w:r>
      <w:r w:rsidR="00825CFF">
        <w:t xml:space="preserve">within the environment: </w:t>
      </w:r>
      <w:r w:rsidR="00551DA8">
        <w:t>from a</w:t>
      </w:r>
      <w:r w:rsidR="00825CFF">
        <w:t xml:space="preserve"> stationary source, or a</w:t>
      </w:r>
      <w:r w:rsidR="00551DA8">
        <w:t xml:space="preserve"> non-stationary source. Generally this noise is additive, meaning the mixed signal can be considered as the desired signal plus noise</w:t>
      </w:r>
      <w:r w:rsidR="004C7BAB">
        <w:t>.</w:t>
      </w:r>
    </w:p>
    <w:p w14:paraId="40F14CAA" w14:textId="44736398" w:rsidR="00A1252C" w:rsidRDefault="004C7BAB" w:rsidP="00A1252C">
      <w:r>
        <w:t>In this thesis</w:t>
      </w:r>
      <w:r w:rsidR="00551DA8">
        <w:t xml:space="preserve"> the desired signal</w:t>
      </w:r>
      <w:r w:rsidR="0099428B">
        <w:t>, or Speaker of Interest (SoI) signal,</w:t>
      </w:r>
      <w:r w:rsidR="00551DA8">
        <w:t xml:space="preserve"> is considered to be</w:t>
      </w:r>
      <w:r w:rsidR="00DE5312">
        <w:t xml:space="preserve"> a speech signal </w:t>
      </w:r>
      <w:r w:rsidR="0091702D">
        <w:t>and the additive noise signal</w:t>
      </w:r>
      <w:r>
        <w:t xml:space="preserve"> (or masker)</w:t>
      </w:r>
      <w:r w:rsidR="00DE5312">
        <w:t xml:space="preserve"> </w:t>
      </w:r>
      <w:r w:rsidR="0091702D">
        <w:t>is</w:t>
      </w:r>
      <w:r w:rsidR="00DE5312">
        <w:t xml:space="preserve"> considered to be a number of competing speech signals. Noise originating from speakers can be classified by the number of speakers as </w:t>
      </w:r>
      <w:r w:rsidR="009B6EE2">
        <w:t>Speech-Shaped N</w:t>
      </w:r>
      <w:r w:rsidR="00DE5312">
        <w:t>oise</w:t>
      </w:r>
      <w:r w:rsidR="009B6EE2">
        <w:t xml:space="preserve"> (SSN), </w:t>
      </w:r>
      <w:r w:rsidR="00DE5312">
        <w:t>babble noise or competing speaker noise</w:t>
      </w:r>
      <w:r w:rsidR="008B427E">
        <w:t xml:space="preserve">, as defined in </w:t>
      </w:r>
      <w:r w:rsidR="008B427E">
        <w:fldChar w:fldCharType="begin"/>
      </w:r>
      <w:r w:rsidR="008B427E">
        <w:instrText xml:space="preserve"> REF _Ref261072053 \h </w:instrText>
      </w:r>
      <w:r w:rsidR="008B427E">
        <w:fldChar w:fldCharType="separate"/>
      </w:r>
      <w:r w:rsidR="004565CC">
        <w:t xml:space="preserve">Table </w:t>
      </w:r>
      <w:r w:rsidR="004565CC">
        <w:rPr>
          <w:noProof/>
        </w:rPr>
        <w:t>2</w:t>
      </w:r>
      <w:r w:rsidR="004565CC">
        <w:noBreakHyphen/>
      </w:r>
      <w:r w:rsidR="004565CC">
        <w:rPr>
          <w:noProof/>
        </w:rPr>
        <w:t>1</w:t>
      </w:r>
      <w:r w:rsidR="008B427E">
        <w:fldChar w:fldCharType="end"/>
      </w:r>
      <w:r w:rsidR="00DE5312">
        <w:t>.</w:t>
      </w:r>
    </w:p>
    <w:p w14:paraId="1884C9EC" w14:textId="01802363" w:rsidR="009B6EE2" w:rsidRDefault="009B6EE2" w:rsidP="009B6EE2">
      <w:pPr>
        <w:pStyle w:val="Caption"/>
        <w:keepNext/>
      </w:pPr>
      <w:bookmarkStart w:id="113" w:name="_Ref261072053"/>
      <w:bookmarkStart w:id="114" w:name="_Toc261201661"/>
      <w:bookmarkStart w:id="115" w:name="_Ref261214873"/>
      <w:bookmarkStart w:id="116" w:name="_Toc261250753"/>
      <w:r>
        <w:t xml:space="preserve">Table </w:t>
      </w:r>
      <w:r w:rsidR="0027647B">
        <w:fldChar w:fldCharType="begin"/>
      </w:r>
      <w:r w:rsidR="0027647B">
        <w:instrText xml:space="preserve"> STYLEREF 1 \s </w:instrText>
      </w:r>
      <w:r w:rsidR="0027647B">
        <w:fldChar w:fldCharType="separate"/>
      </w:r>
      <w:r w:rsidR="004565CC">
        <w:rPr>
          <w:noProof/>
        </w:rPr>
        <w:t>2</w:t>
      </w:r>
      <w:r w:rsidR="0027647B">
        <w:fldChar w:fldCharType="end"/>
      </w:r>
      <w:r w:rsidR="0027647B">
        <w:noBreakHyphen/>
      </w:r>
      <w:r w:rsidR="0027647B">
        <w:fldChar w:fldCharType="begin"/>
      </w:r>
      <w:r w:rsidR="0027647B">
        <w:instrText xml:space="preserve"> SEQ Table \* ARABIC \s 1 </w:instrText>
      </w:r>
      <w:r w:rsidR="0027647B">
        <w:fldChar w:fldCharType="separate"/>
      </w:r>
      <w:r w:rsidR="004565CC">
        <w:rPr>
          <w:noProof/>
        </w:rPr>
        <w:t>1</w:t>
      </w:r>
      <w:r w:rsidR="0027647B">
        <w:fldChar w:fldCharType="end"/>
      </w:r>
      <w:bookmarkEnd w:id="113"/>
      <w:r>
        <w:t xml:space="preserve"> –</w:t>
      </w:r>
      <w:r w:rsidR="00E74383">
        <w:t xml:space="preserve"> </w:t>
      </w:r>
      <w:r>
        <w:t>Speech-related noise types</w:t>
      </w:r>
      <w:bookmarkEnd w:id="114"/>
      <w:bookmarkEnd w:id="115"/>
      <w:bookmarkEnd w:id="116"/>
    </w:p>
    <w:tbl>
      <w:tblPr>
        <w:tblStyle w:val="TableGrid"/>
        <w:tblW w:w="0" w:type="auto"/>
        <w:tblLook w:val="04A0" w:firstRow="1" w:lastRow="0" w:firstColumn="1" w:lastColumn="0" w:noHBand="0" w:noVBand="1"/>
      </w:tblPr>
      <w:tblGrid>
        <w:gridCol w:w="2093"/>
        <w:gridCol w:w="4678"/>
        <w:gridCol w:w="1665"/>
      </w:tblGrid>
      <w:tr w:rsidR="009B6EE2" w:rsidRPr="009B6EE2" w14:paraId="104E233D" w14:textId="77777777" w:rsidTr="009B6EE2">
        <w:tc>
          <w:tcPr>
            <w:tcW w:w="2093" w:type="dxa"/>
          </w:tcPr>
          <w:p w14:paraId="20FF85EB" w14:textId="015209E8" w:rsidR="00CA047A" w:rsidRPr="009B6EE2" w:rsidRDefault="00CA047A" w:rsidP="009B6EE2">
            <w:pPr>
              <w:spacing w:after="120" w:line="240" w:lineRule="auto"/>
              <w:rPr>
                <w:b/>
              </w:rPr>
            </w:pPr>
            <w:r w:rsidRPr="009B6EE2">
              <w:rPr>
                <w:b/>
              </w:rPr>
              <w:t>Type of Speech-Related Noise</w:t>
            </w:r>
          </w:p>
        </w:tc>
        <w:tc>
          <w:tcPr>
            <w:tcW w:w="4678" w:type="dxa"/>
          </w:tcPr>
          <w:p w14:paraId="05C15746" w14:textId="1D2C7BAB" w:rsidR="00CA047A" w:rsidRPr="009B6EE2" w:rsidRDefault="00CA047A" w:rsidP="00E45EF9">
            <w:pPr>
              <w:spacing w:after="120" w:line="240" w:lineRule="auto"/>
              <w:rPr>
                <w:b/>
              </w:rPr>
            </w:pPr>
            <w:r w:rsidRPr="009B6EE2">
              <w:rPr>
                <w:b/>
              </w:rPr>
              <w:t xml:space="preserve">Definition </w:t>
            </w:r>
            <w:r w:rsidRPr="009B6EE2">
              <w:rPr>
                <w:b/>
              </w:rPr>
              <w:fldChar w:fldCharType="begin"/>
            </w:r>
            <w:r w:rsidR="00E45EF9">
              <w:rPr>
                <w:b/>
              </w:rPr>
              <w:instrText xml:space="preserve"> ADDIN EN.CITE &lt;EndNote&gt;&lt;Cite&gt;&lt;Author&gt;Krishnamurthy&lt;/Author&gt;&lt;Year&gt;2009&lt;/Year&gt;&lt;RecNum&gt;4&lt;/RecNum&gt;&lt;DisplayText&gt;[6]&lt;/DisplayText&gt;&lt;record&gt;&lt;rec-number&gt;4&lt;/rec-number&gt;&lt;foreign-keys&gt;&lt;key app="EN" db-id="5dxrfv0zyvsrr2expadxex5pprw2vrvw9rza" timestamp="1394331708"&gt;4&lt;/key&gt;&lt;/foreign-keys&gt;&lt;ref-type name="Journal Article"&gt;17&lt;/ref-type&gt;&lt;contributors&gt;&lt;authors&gt;&lt;author&gt;Krishnamurthy, Nitish&lt;/author&gt;&lt;author&gt;Hansen, John HL&lt;/author&gt;&lt;/authors&gt;&lt;/contributors&gt;&lt;titles&gt;&lt;title&gt;Babble noise: modeling, analysis, and applications&lt;/title&gt;&lt;secondary-title&gt;Audio, Speech, and Language Processing, IEEE Transactions on&lt;/secondary-title&gt;&lt;/titles&gt;&lt;periodical&gt;&lt;full-title&gt;Audio, Speech, and Language Processing, IEEE Transactions on&lt;/full-title&gt;&lt;/periodical&gt;&lt;pages&gt;1394-1407&lt;/pages&gt;&lt;volume&gt;17&lt;/volume&gt;&lt;number&gt;7&lt;/number&gt;&lt;dates&gt;&lt;year&gt;2009&lt;/year&gt;&lt;/dates&gt;&lt;isbn&gt;1558-7916&lt;/isbn&gt;&lt;urls&gt;&lt;/urls&gt;&lt;/record&gt;&lt;/Cite&gt;&lt;/EndNote&gt;</w:instrText>
            </w:r>
            <w:r w:rsidRPr="009B6EE2">
              <w:rPr>
                <w:b/>
              </w:rPr>
              <w:fldChar w:fldCharType="separate"/>
            </w:r>
            <w:r w:rsidR="00E45EF9">
              <w:rPr>
                <w:b/>
                <w:noProof/>
              </w:rPr>
              <w:t>[6]</w:t>
            </w:r>
            <w:r w:rsidRPr="009B6EE2">
              <w:rPr>
                <w:b/>
              </w:rPr>
              <w:fldChar w:fldCharType="end"/>
            </w:r>
          </w:p>
        </w:tc>
        <w:tc>
          <w:tcPr>
            <w:tcW w:w="1665" w:type="dxa"/>
          </w:tcPr>
          <w:p w14:paraId="653DD62B" w14:textId="3B6A85CC" w:rsidR="00CA047A" w:rsidRPr="009B6EE2" w:rsidRDefault="00CA047A" w:rsidP="009B6EE2">
            <w:pPr>
              <w:spacing w:after="120" w:line="240" w:lineRule="auto"/>
              <w:rPr>
                <w:b/>
              </w:rPr>
            </w:pPr>
            <w:r w:rsidRPr="009B6EE2">
              <w:rPr>
                <w:b/>
              </w:rPr>
              <w:t>Steady-state or time-varying</w:t>
            </w:r>
          </w:p>
        </w:tc>
      </w:tr>
      <w:tr w:rsidR="009B6EE2" w14:paraId="37B9E8F8" w14:textId="77777777" w:rsidTr="009B6EE2">
        <w:tc>
          <w:tcPr>
            <w:tcW w:w="2093" w:type="dxa"/>
          </w:tcPr>
          <w:p w14:paraId="20AA990E" w14:textId="2EB1B9C9" w:rsidR="00CA047A" w:rsidRDefault="009B6EE2" w:rsidP="009B6EE2">
            <w:pPr>
              <w:spacing w:after="120" w:line="240" w:lineRule="auto"/>
            </w:pPr>
            <w:r>
              <w:t>SSN</w:t>
            </w:r>
          </w:p>
        </w:tc>
        <w:tc>
          <w:tcPr>
            <w:tcW w:w="4678" w:type="dxa"/>
          </w:tcPr>
          <w:p w14:paraId="4BBE62E9" w14:textId="03455F64" w:rsidR="00CA047A" w:rsidRDefault="009B6EE2" w:rsidP="009B6EE2">
            <w:pPr>
              <w:spacing w:after="120" w:line="240" w:lineRule="auto"/>
            </w:pPr>
            <w:r>
              <w:t>A diffused background rumble, where individual conversations or speakers are not distinguishable.</w:t>
            </w:r>
          </w:p>
        </w:tc>
        <w:tc>
          <w:tcPr>
            <w:tcW w:w="1665" w:type="dxa"/>
          </w:tcPr>
          <w:p w14:paraId="61E560A8" w14:textId="1769264B" w:rsidR="00CA047A" w:rsidRDefault="009B6EE2" w:rsidP="009B6EE2">
            <w:pPr>
              <w:spacing w:after="120" w:line="240" w:lineRule="auto"/>
            </w:pPr>
            <w:r>
              <w:t>Steady-state</w:t>
            </w:r>
          </w:p>
        </w:tc>
      </w:tr>
      <w:tr w:rsidR="009B6EE2" w14:paraId="7CA7586C" w14:textId="77777777" w:rsidTr="009B6EE2">
        <w:tc>
          <w:tcPr>
            <w:tcW w:w="2093" w:type="dxa"/>
          </w:tcPr>
          <w:p w14:paraId="0CEC28B1" w14:textId="3AF80F29" w:rsidR="009B6EE2" w:rsidRDefault="009B6EE2" w:rsidP="009B6EE2">
            <w:pPr>
              <w:spacing w:after="120" w:line="240" w:lineRule="auto"/>
            </w:pPr>
            <w:r>
              <w:t>Babble Noise</w:t>
            </w:r>
          </w:p>
        </w:tc>
        <w:tc>
          <w:tcPr>
            <w:tcW w:w="4678" w:type="dxa"/>
          </w:tcPr>
          <w:p w14:paraId="5AE1CE97" w14:textId="042C7A5A" w:rsidR="009B6EE2" w:rsidRDefault="009B6EE2" w:rsidP="009B6EE2">
            <w:pPr>
              <w:spacing w:after="120" w:line="240" w:lineRule="auto"/>
            </w:pPr>
            <w:r>
              <w:t>I</w:t>
            </w:r>
            <w:r w:rsidRPr="00471B5A">
              <w:t>ndividual speakers can be heard and at times, individual words can also be heard</w:t>
            </w:r>
            <w:r>
              <w:t>.</w:t>
            </w:r>
          </w:p>
        </w:tc>
        <w:tc>
          <w:tcPr>
            <w:tcW w:w="1665" w:type="dxa"/>
          </w:tcPr>
          <w:p w14:paraId="23BF4ADA" w14:textId="4D6CF30B" w:rsidR="009B6EE2" w:rsidRDefault="009B6EE2" w:rsidP="009B6EE2">
            <w:pPr>
              <w:spacing w:after="120" w:line="240" w:lineRule="auto"/>
            </w:pPr>
            <w:r>
              <w:t>Time-varying</w:t>
            </w:r>
          </w:p>
        </w:tc>
      </w:tr>
      <w:tr w:rsidR="009B6EE2" w14:paraId="66FD0442" w14:textId="77777777" w:rsidTr="009B6EE2">
        <w:tc>
          <w:tcPr>
            <w:tcW w:w="2093" w:type="dxa"/>
          </w:tcPr>
          <w:p w14:paraId="1B39EE43" w14:textId="13995483" w:rsidR="009B6EE2" w:rsidRDefault="009B6EE2" w:rsidP="009B6EE2">
            <w:pPr>
              <w:spacing w:after="120" w:line="240" w:lineRule="auto"/>
            </w:pPr>
            <w:r>
              <w:t>Competing Speaker</w:t>
            </w:r>
          </w:p>
        </w:tc>
        <w:tc>
          <w:tcPr>
            <w:tcW w:w="4678" w:type="dxa"/>
          </w:tcPr>
          <w:p w14:paraId="187644C1" w14:textId="7C4BD4B7" w:rsidR="009B6EE2" w:rsidRDefault="009B6EE2" w:rsidP="009B6EE2">
            <w:pPr>
              <w:spacing w:after="120" w:line="240" w:lineRule="auto"/>
            </w:pPr>
            <w:r>
              <w:t>There are two speakers present.</w:t>
            </w:r>
          </w:p>
        </w:tc>
        <w:tc>
          <w:tcPr>
            <w:tcW w:w="1665" w:type="dxa"/>
          </w:tcPr>
          <w:p w14:paraId="0C384D60" w14:textId="46A68E5C" w:rsidR="009B6EE2" w:rsidRDefault="009B6EE2" w:rsidP="009B6EE2">
            <w:pPr>
              <w:spacing w:after="120" w:line="240" w:lineRule="auto"/>
            </w:pPr>
            <w:r>
              <w:t>Time-varying</w:t>
            </w:r>
          </w:p>
        </w:tc>
      </w:tr>
    </w:tbl>
    <w:p w14:paraId="0409FCAC" w14:textId="77777777" w:rsidR="009B6EE2" w:rsidRDefault="009B6EE2" w:rsidP="00265F8F">
      <w:pPr>
        <w:spacing w:after="0" w:line="240" w:lineRule="auto"/>
      </w:pPr>
    </w:p>
    <w:p w14:paraId="4E0DF3B1" w14:textId="16B0F64C" w:rsidR="00406DBF" w:rsidRPr="004507AE" w:rsidDel="009B6EE2" w:rsidRDefault="00406DBF" w:rsidP="00406DBF">
      <w:pPr>
        <w:rPr>
          <w:del w:id="117" w:author="Ashley Gillman" w:date="2014-05-06T14:58:00Z"/>
        </w:rPr>
      </w:pPr>
      <w:del w:id="118" w:author="Ashley Gillman" w:date="2014-05-06T14:58:00Z">
        <w:r w:rsidDel="009B6EE2">
          <w:delText xml:space="preserve">Speech-shaped noise (SSN), also known as large-crowd noise, is noise produced where many speakers are present in the vicinity. It is defined by </w:delText>
        </w:r>
        <w:r w:rsidDel="009B6EE2">
          <w:fldChar w:fldCharType="begin"/>
        </w:r>
      </w:del>
      <w:r w:rsidR="00F33117">
        <w:instrText xml:space="preserve"> ADDIN EN.CITE &lt;EndNote&gt;&lt;Cite AuthorYear="1"&gt;&lt;Author&gt;Krishnamurthy&lt;/Author&gt;&lt;Year&gt;2009&lt;/Year&gt;&lt;RecNum&gt;4&lt;/RecNum&gt;&lt;DisplayText&gt;Krishnamurthy and Hansen [8]&lt;/DisplayText&gt;&lt;record&gt;&lt;rec-number&gt;4&lt;/rec-number&gt;&lt;foreign-keys&gt;&lt;key app="EN" db-id="5dxrfv0zyvsrr2expadxex5pprw2vrvw9rza" timestamp="1394331708"&gt;4&lt;/key&gt;&lt;/foreign-keys&gt;&lt;ref-type name="Journal Article"&gt;17&lt;/ref-type&gt;&lt;contributors&gt;&lt;authors&gt;&lt;author&gt;Krishnamurthy, Nitish&lt;/author&gt;&lt;author&gt;Hansen, John HL&lt;/author&gt;&lt;/authors&gt;&lt;/contributors&gt;&lt;titles&gt;&lt;title&gt;Babble noise: modeling, analysis, and applications&lt;/title&gt;&lt;secondary-title&gt;Audio, Speech, and Language Processing, IEEE Transactions on&lt;/secondary-title&gt;&lt;/titles&gt;&lt;periodical&gt;&lt;full-title&gt;Audio, Speech, and Language Processing, IEEE Transactions on&lt;/full-title&gt;&lt;/periodical&gt;&lt;pages&gt;1394-1407&lt;/pages&gt;&lt;volume&gt;17&lt;/volume&gt;&lt;number&gt;7&lt;/number&gt;&lt;dates&gt;&lt;year&gt;2009&lt;/year&gt;&lt;/dates&gt;&lt;isbn&gt;1558-7916&lt;/isbn&gt;&lt;urls&gt;&lt;/urls&gt;&lt;/record&gt;&lt;/Cite&gt;&lt;/EndNote&gt;</w:instrText>
      </w:r>
      <w:del w:id="119" w:author="Ashley Gillman" w:date="2014-05-06T14:58:00Z">
        <w:r w:rsidDel="009B6EE2">
          <w:fldChar w:fldCharType="separate"/>
        </w:r>
      </w:del>
      <w:r w:rsidR="00F33117">
        <w:rPr>
          <w:noProof/>
        </w:rPr>
        <w:t>Krishnamurthy and Hansen [8]</w:t>
      </w:r>
      <w:del w:id="120" w:author="Ashley Gillman" w:date="2014-05-06T14:58:00Z">
        <w:r w:rsidDel="009B6EE2">
          <w:fldChar w:fldCharType="end"/>
        </w:r>
        <w:r w:rsidDel="009B6EE2">
          <w:delText xml:space="preserve"> as “a diffused background rumble, where individual conversations or speakers are not distinguishable.” SSN is a steady-state type of noise, meaning it does not vary in the time domain </w:delText>
        </w:r>
        <w:r w:rsidDel="009B6EE2">
          <w:fldChar w:fldCharType="begin"/>
        </w:r>
      </w:del>
      <w:r w:rsidR="00F33117">
        <w:instrText xml:space="preserve"> ADDIN EN.CITE &lt;EndNote&gt;&lt;Cite&gt;&lt;Author&gt;Loizou&lt;/Author&gt;&lt;Year&gt;2013&lt;/Year&gt;&lt;RecNum&gt;6&lt;/RecNum&gt;&lt;DisplayText&gt;[9]&lt;/DisplayText&gt;&lt;record&gt;&lt;rec-number&gt;6&lt;/rec-number&gt;&lt;foreign-keys&gt;&lt;key app="EN" db-id="5dxrfv0zyvsrr2expadxex5pprw2vrvw9rza" timestamp="1394339914"&gt;6&lt;/key&gt;&lt;/foreign-keys&gt;&lt;ref-type name="Book Section"&gt;5&lt;/ref-type&gt;&lt;contributors&gt;&lt;authors&gt;&lt;author&gt;Loizou, P.C.&lt;/author&gt;&lt;/authors&gt;&lt;/contributors&gt;&lt;titles&gt;&lt;title&gt;Noise Compenation by Human Listeners&lt;/title&gt;&lt;secondary-title&gt;Speech Enhancement: Theory and Practice, Second Edition&lt;/secondary-title&gt;&lt;/titles&gt;&lt;dates&gt;&lt;year&gt;2013&lt;/year&gt;&lt;/dates&gt;&lt;publisher&gt;Taylor &amp;amp; Francis&lt;/publisher&gt;&lt;isbn&gt;9781466504219&lt;/isbn&gt;&lt;urls&gt;&lt;related-urls&gt;&lt;url&gt;http://books.google.com.au/books?id=ntXLfZkuGTwC&lt;/url&gt;&lt;/related-urls&gt;&lt;/urls&gt;&lt;/record&gt;&lt;/Cite&gt;&lt;/EndNote&gt;</w:instrText>
      </w:r>
      <w:del w:id="121" w:author="Ashley Gillman" w:date="2014-05-06T14:58:00Z">
        <w:r w:rsidDel="009B6EE2">
          <w:fldChar w:fldCharType="separate"/>
        </w:r>
      </w:del>
      <w:r w:rsidR="00F33117">
        <w:rPr>
          <w:noProof/>
        </w:rPr>
        <w:t>[9]</w:t>
      </w:r>
      <w:del w:id="122" w:author="Ashley Gillman" w:date="2014-05-06T14:58:00Z">
        <w:r w:rsidDel="009B6EE2">
          <w:fldChar w:fldCharType="end"/>
        </w:r>
        <w:r w:rsidDel="009B6EE2">
          <w:delText>.</w:delText>
        </w:r>
      </w:del>
    </w:p>
    <w:p w14:paraId="084AB95A" w14:textId="7449D0FF" w:rsidR="00406DBF" w:rsidRDefault="00406DBF" w:rsidP="00406DBF">
      <w:del w:id="123" w:author="Ashley Gillman" w:date="2014-05-06T14:58:00Z">
        <w:r w:rsidDel="009B6EE2">
          <w:delText xml:space="preserve">Babble noise, also known as the cocktail party effect, is the noise produced by a number of other speakers in the vicinity </w:delText>
        </w:r>
        <w:r w:rsidDel="009B6EE2">
          <w:fldChar w:fldCharType="begin"/>
        </w:r>
      </w:del>
      <w:r w:rsidR="00F33117">
        <w:instrText xml:space="preserve"> ADDIN EN.CITE &lt;EndNote&gt;&lt;Cite&gt;&lt;Author&gt;Pollack&lt;/Author&gt;&lt;Year&gt;1958&lt;/Year&gt;&lt;RecNum&gt;3&lt;/RecNum&gt;&lt;DisplayText&gt;[10]&lt;/DisplayText&gt;&lt;record&gt;&lt;rec-number&gt;3&lt;/rec-number&gt;&lt;foreign-keys&gt;&lt;key app="EN" db-id="5dxrfv0zyvsrr2expadxex5pprw2vrvw9rza" timestamp="1394331025"&gt;3&lt;/key&gt;&lt;/foreign-keys&gt;&lt;ref-type name="Journal Article"&gt;17&lt;/ref-type&gt;&lt;contributors&gt;&lt;authors&gt;&lt;author&gt;Pollack, Irwin&lt;/author&gt;&lt;author&gt;Pickett, J. M.&lt;/author&gt;&lt;/authors&gt;&lt;/contributors&gt;&lt;titles&gt;&lt;title&gt;Stereophonic Listening and Speech Intelligibility against Voice Babble&lt;/title&gt;&lt;secondary-title&gt;The Journal of the Acoustical Society of America&lt;/secondary-title&gt;&lt;/titles&gt;&lt;periodical&gt;&lt;full-title&gt;The Journal of the Acoustical Society of America&lt;/full-title&gt;&lt;/periodical&gt;&lt;pages&gt;131-133&lt;/pages&gt;&lt;volume&gt;30&lt;/volume&gt;&lt;number&gt;2&lt;/number&gt;&lt;dates&gt;&lt;year&gt;1958&lt;/year&gt;&lt;/dates&gt;&lt;urls&gt;&lt;related-urls&gt;&lt;url&gt;http://scitation.aip.org/content/asa/journal/jasa/30/2/10.1121/1.1909505&lt;/url&gt;&lt;/related-urls&gt;&lt;/urls&gt;&lt;electronic-resource-num&gt;doi:http://dx.doi.org/10.1121/1.1909505&lt;/electronic-resource-num&gt;&lt;/record&gt;&lt;/Cite&gt;&lt;/EndNote&gt;</w:instrText>
      </w:r>
      <w:del w:id="124" w:author="Ashley Gillman" w:date="2014-05-06T14:58:00Z">
        <w:r w:rsidDel="009B6EE2">
          <w:fldChar w:fldCharType="separate"/>
        </w:r>
      </w:del>
      <w:r w:rsidR="00F33117">
        <w:rPr>
          <w:noProof/>
        </w:rPr>
        <w:t>[10]</w:t>
      </w:r>
      <w:del w:id="125" w:author="Ashley Gillman" w:date="2014-05-06T14:58:00Z">
        <w:r w:rsidDel="009B6EE2">
          <w:fldChar w:fldCharType="end"/>
        </w:r>
        <w:r w:rsidDel="009B6EE2">
          <w:delText>. Babble noise is defined by Krishnamurthy et al. as the condition where “</w:delText>
        </w:r>
        <w:r w:rsidRPr="00471B5A" w:rsidDel="009B6EE2">
          <w:delText>individual speakers can be heard and at times, individual words can also be heard</w:delText>
        </w:r>
        <w:r w:rsidDel="009B6EE2">
          <w:delText xml:space="preserve">.” </w:delText>
        </w:r>
      </w:del>
      <w:del w:id="126" w:author="Ashley Gillman" w:date="2014-05-06T12:11:00Z">
        <w:r w:rsidDel="00DF6782">
          <w:delText xml:space="preserve">It was found that this condition occurred for between three and six speakers </w:delText>
        </w:r>
        <w:r w:rsidDel="00DF6782">
          <w:fldChar w:fldCharType="begin"/>
        </w:r>
      </w:del>
      <w:r w:rsidR="00F33117">
        <w:instrText xml:space="preserve"> ADDIN EN.CITE &lt;EndNote&gt;&lt;Cite&gt;&lt;Author&gt;Krishnamurthy&lt;/Author&gt;&lt;Year&gt;2009&lt;/Year&gt;&lt;RecNum&gt;4&lt;/RecNum&gt;&lt;DisplayText&gt;[8]&lt;/DisplayText&gt;&lt;record&gt;&lt;rec-number&gt;4&lt;/rec-number&gt;&lt;foreign-keys&gt;&lt;key app="EN" db-id="5dxrfv0zyvsrr2expadxex5pprw2vrvw9rza" timestamp="1394331708"&gt;4&lt;/key&gt;&lt;/foreign-keys&gt;&lt;ref-type name="Journal Article"&gt;17&lt;/ref-type&gt;&lt;contributors&gt;&lt;authors&gt;&lt;author&gt;Krishnamurthy, Nitish&lt;/author&gt;&lt;author&gt;Hansen, John HL&lt;/author&gt;&lt;/authors&gt;&lt;/contributors&gt;&lt;titles&gt;&lt;title&gt;Babble noise: modeling, analysis, and applications&lt;/title&gt;&lt;secondary-title&gt;Audio, Speech, and Language Processing, IEEE Transactions on&lt;/secondary-title&gt;&lt;/titles&gt;&lt;periodical&gt;&lt;full-title&gt;Audio, Speech, and Language Processing, IEEE Transactions on&lt;/full-title&gt;&lt;/periodical&gt;&lt;pages&gt;1394-1407&lt;/pages&gt;&lt;volume&gt;17&lt;/volume&gt;&lt;number&gt;7&lt;/number&gt;&lt;dates&gt;&lt;year&gt;2009&lt;/year&gt;&lt;/dates&gt;&lt;isbn&gt;1558-7916&lt;/isbn&gt;&lt;urls&gt;&lt;/urls&gt;&lt;/record&gt;&lt;/Cite&gt;&lt;/EndNote&gt;</w:instrText>
      </w:r>
      <w:del w:id="127" w:author="Ashley Gillman" w:date="2014-05-06T12:11:00Z">
        <w:r w:rsidDel="00DF6782">
          <w:fldChar w:fldCharType="separate"/>
        </w:r>
      </w:del>
      <w:r w:rsidR="00F33117">
        <w:rPr>
          <w:noProof/>
        </w:rPr>
        <w:t>[8]</w:t>
      </w:r>
      <w:del w:id="128" w:author="Ashley Gillman" w:date="2014-05-06T12:11:00Z">
        <w:r w:rsidDel="00DF6782">
          <w:fldChar w:fldCharType="end"/>
        </w:r>
        <w:r w:rsidDel="00DF6782">
          <w:delText xml:space="preserve">. </w:delText>
        </w:r>
      </w:del>
      <w:r>
        <w:t xml:space="preserve">Babble noise is often considered the most difficult noise condition for speech processing due to the fact it is very similar in structure to the desired clean signal, and due to the time-variant structure (unlike SSN) </w:t>
      </w:r>
      <w:r>
        <w:fldChar w:fldCharType="begin"/>
      </w:r>
      <w:r w:rsidR="00E45EF9">
        <w:instrText xml:space="preserve"> ADDIN EN.CITE &lt;EndNote&gt;&lt;Cite&gt;&lt;Author&gt;Krishnamurthy&lt;/Author&gt;&lt;Year&gt;2009&lt;/Year&gt;&lt;RecNum&gt;4&lt;/RecNum&gt;&lt;DisplayText&gt;[6]&lt;/DisplayText&gt;&lt;record&gt;&lt;rec-number&gt;4&lt;/rec-number&gt;&lt;foreign-keys&gt;&lt;key app="EN" db-id="5dxrfv0zyvsrr2expadxex5pprw2vrvw9rza" timestamp="1394331708"&gt;4&lt;/key&gt;&lt;/foreign-keys&gt;&lt;ref-type name="Journal Article"&gt;17&lt;/ref-type&gt;&lt;contributors&gt;&lt;authors&gt;&lt;author&gt;Krishnamurthy, Nitish&lt;/author&gt;&lt;author&gt;Hansen, John HL&lt;/author&gt;&lt;/authors&gt;&lt;/contributors&gt;&lt;titles&gt;&lt;title&gt;Babble noise: modeling, analysis, and applications&lt;/title&gt;&lt;secondary-title&gt;Audio, Speech, and Language Processing, IEEE Transactions on&lt;/secondary-title&gt;&lt;/titles&gt;&lt;periodical&gt;&lt;full-title&gt;Audio, Speech, and Language Processing, IEEE Transactions on&lt;/full-title&gt;&lt;/periodical&gt;&lt;pages&gt;1394-1407&lt;/pages&gt;&lt;volume&gt;17&lt;/volume&gt;&lt;number&gt;7&lt;/number&gt;&lt;dates&gt;&lt;year&gt;2009&lt;/year&gt;&lt;/dates&gt;&lt;isbn&gt;1558-7916&lt;/isbn&gt;&lt;urls&gt;&lt;/urls&gt;&lt;/record&gt;&lt;/Cite&gt;&lt;/EndNote&gt;</w:instrText>
      </w:r>
      <w:r>
        <w:fldChar w:fldCharType="separate"/>
      </w:r>
      <w:r w:rsidR="00E45EF9">
        <w:rPr>
          <w:noProof/>
        </w:rPr>
        <w:t>[6]</w:t>
      </w:r>
      <w:r>
        <w:fldChar w:fldCharType="end"/>
      </w:r>
      <w:r>
        <w:t xml:space="preserve">. </w:t>
      </w:r>
    </w:p>
    <w:p w14:paraId="0A89DF93" w14:textId="038174FB" w:rsidR="00406DBF" w:rsidRDefault="00825CFF" w:rsidP="006F44FF">
      <w:r>
        <w:t xml:space="preserve">The exact distinction between babble and SSN is under-defined and subjective. </w:t>
      </w:r>
      <w:r w:rsidR="007A495D">
        <w:fldChar w:fldCharType="begin"/>
      </w:r>
      <w:r w:rsidR="007A495D">
        <w:instrText xml:space="preserve"> REF _Ref261072358 \h </w:instrText>
      </w:r>
      <w:r w:rsidR="007A495D">
        <w:fldChar w:fldCharType="separate"/>
      </w:r>
      <w:r w:rsidR="004565CC">
        <w:t xml:space="preserve">Table </w:t>
      </w:r>
      <w:r w:rsidR="004565CC">
        <w:rPr>
          <w:noProof/>
        </w:rPr>
        <w:t>2</w:t>
      </w:r>
      <w:r w:rsidR="004565CC">
        <w:noBreakHyphen/>
      </w:r>
      <w:r w:rsidR="004565CC">
        <w:rPr>
          <w:noProof/>
        </w:rPr>
        <w:t>2</w:t>
      </w:r>
      <w:r w:rsidR="007A495D">
        <w:fldChar w:fldCharType="end"/>
      </w:r>
      <w:r w:rsidR="007A495D">
        <w:t xml:space="preserve"> </w:t>
      </w:r>
      <w:r w:rsidR="00406DBF">
        <w:t xml:space="preserve">below shows test results by </w:t>
      </w:r>
      <w:r w:rsidR="00406DBF">
        <w:fldChar w:fldCharType="begin"/>
      </w:r>
      <w:r w:rsidR="00E45EF9">
        <w:instrText xml:space="preserve"> ADDIN EN.CITE &lt;EndNote&gt;&lt;Cite AuthorYear="1"&gt;&lt;Author&gt;Krishnamurthy&lt;/Author&gt;&lt;Year&gt;2009&lt;/Year&gt;&lt;RecNum&gt;4&lt;/RecNum&gt;&lt;DisplayText&gt;Krishnamurthy and Hansen [6]&lt;/DisplayText&gt;&lt;record&gt;&lt;rec-number&gt;4&lt;/rec-number&gt;&lt;foreign-keys&gt;&lt;key app="EN" db-id="5dxrfv0zyvsrr2expadxex5pprw2vrvw9rza" timestamp="1394331708"&gt;4&lt;/key&gt;&lt;/foreign-keys&gt;&lt;ref-type name="Journal Article"&gt;17&lt;/ref-type&gt;&lt;contributors&gt;&lt;authors&gt;&lt;author&gt;Krishnamurthy, Nitish&lt;/author&gt;&lt;author&gt;Hansen, John HL&lt;/author&gt;&lt;/authors&gt;&lt;/contributors&gt;&lt;titles&gt;&lt;title&gt;Babble noise: modeling, analysis, and applications&lt;/title&gt;&lt;secondary-title&gt;Audio, Speech, and Language Processing, IEEE Transactions on&lt;/secondary-title&gt;&lt;/titles&gt;&lt;periodical&gt;&lt;full-title&gt;Audio, Speech, and Language Processing, IEEE Transactions on&lt;/full-title&gt;&lt;/periodical&gt;&lt;pages&gt;1394-1407&lt;/pages&gt;&lt;volume&gt;17&lt;/volume&gt;&lt;number&gt;7&lt;/number&gt;&lt;dates&gt;&lt;year&gt;2009&lt;/year&gt;&lt;/dates&gt;&lt;isbn&gt;1558-7916&lt;/isbn&gt;&lt;urls&gt;&lt;/urls&gt;&lt;/record&gt;&lt;/Cite&gt;&lt;/EndNote&gt;</w:instrText>
      </w:r>
      <w:r w:rsidR="00406DBF">
        <w:fldChar w:fldCharType="separate"/>
      </w:r>
      <w:r w:rsidR="00E45EF9">
        <w:rPr>
          <w:noProof/>
        </w:rPr>
        <w:t>Krishnamurthy and Hansen [6]</w:t>
      </w:r>
      <w:r w:rsidR="00406DBF">
        <w:fldChar w:fldCharType="end"/>
      </w:r>
      <w:r>
        <w:t xml:space="preserve"> where </w:t>
      </w:r>
      <w:r w:rsidR="007A495D">
        <w:t>subjects</w:t>
      </w:r>
      <w:r>
        <w:t xml:space="preserve"> were asked to listen to a recording of a number of speakers and classify whether they could </w:t>
      </w:r>
      <w:r w:rsidR="004C7BAB">
        <w:t>identify</w:t>
      </w:r>
      <w:r>
        <w:t xml:space="preserve"> individual speakers</w:t>
      </w:r>
      <w:r w:rsidR="004C7BAB">
        <w:t>. It was found that for four to si</w:t>
      </w:r>
      <w:r w:rsidR="007A495D">
        <w:t>x speakers the classification of</w:t>
      </w:r>
      <w:r w:rsidR="004C7BAB">
        <w:t xml:space="preserve"> whether noise was babble or speech-shaped varied from person-to-person, even for the same recording</w:t>
      </w:r>
      <w:r w:rsidR="009B6EE2">
        <w:t>.</w:t>
      </w:r>
    </w:p>
    <w:p w14:paraId="4CD30044" w14:textId="052B30B5" w:rsidR="00FF2BF2" w:rsidRDefault="00FF2BF2" w:rsidP="00FF2BF2">
      <w:pPr>
        <w:pStyle w:val="Caption"/>
        <w:keepNext/>
      </w:pPr>
      <w:bookmarkStart w:id="129" w:name="_Ref261072358"/>
      <w:bookmarkStart w:id="130" w:name="_Toc261201662"/>
      <w:bookmarkStart w:id="131" w:name="_Ref261072052"/>
      <w:bookmarkStart w:id="132" w:name="_Toc261250754"/>
      <w:r>
        <w:lastRenderedPageBreak/>
        <w:t xml:space="preserve">Table </w:t>
      </w:r>
      <w:r w:rsidR="0027647B">
        <w:fldChar w:fldCharType="begin"/>
      </w:r>
      <w:r w:rsidR="0027647B">
        <w:instrText xml:space="preserve"> STYLEREF 1 \s </w:instrText>
      </w:r>
      <w:r w:rsidR="0027647B">
        <w:fldChar w:fldCharType="separate"/>
      </w:r>
      <w:r w:rsidR="004565CC">
        <w:rPr>
          <w:noProof/>
        </w:rPr>
        <w:t>2</w:t>
      </w:r>
      <w:r w:rsidR="0027647B">
        <w:fldChar w:fldCharType="end"/>
      </w:r>
      <w:r w:rsidR="0027647B">
        <w:noBreakHyphen/>
      </w:r>
      <w:r w:rsidR="0027647B">
        <w:fldChar w:fldCharType="begin"/>
      </w:r>
      <w:r w:rsidR="0027647B">
        <w:instrText xml:space="preserve"> SEQ Table \* ARABIC \s 1 </w:instrText>
      </w:r>
      <w:r w:rsidR="0027647B">
        <w:fldChar w:fldCharType="separate"/>
      </w:r>
      <w:r w:rsidR="004565CC">
        <w:rPr>
          <w:noProof/>
        </w:rPr>
        <w:t>2</w:t>
      </w:r>
      <w:r w:rsidR="0027647B">
        <w:fldChar w:fldCharType="end"/>
      </w:r>
      <w:bookmarkEnd w:id="129"/>
      <w:r>
        <w:t xml:space="preserve"> – Subjective classification of babble noise vs. SSN </w:t>
      </w:r>
      <w:r>
        <w:fldChar w:fldCharType="begin"/>
      </w:r>
      <w:r w:rsidR="00E45EF9">
        <w:instrText xml:space="preserve"> ADDIN EN.CITE &lt;EndNote&gt;&lt;Cite&gt;&lt;Author&gt;Krishnamurthy&lt;/Author&gt;&lt;Year&gt;2009&lt;/Year&gt;&lt;RecNum&gt;4&lt;/RecNum&gt;&lt;DisplayText&gt;[6]&lt;/DisplayText&gt;&lt;record&gt;&lt;rec-number&gt;4&lt;/rec-number&gt;&lt;foreign-keys&gt;&lt;key app="EN" db-id="5dxrfv0zyvsrr2expadxex5pprw2vrvw9rza" timestamp="1394331708"&gt;4&lt;/key&gt;&lt;/foreign-keys&gt;&lt;ref-type name="Journal Article"&gt;17&lt;/ref-type&gt;&lt;contributors&gt;&lt;authors&gt;&lt;author&gt;Krishnamurthy, Nitish&lt;/author&gt;&lt;author&gt;Hansen, John HL&lt;/author&gt;&lt;/authors&gt;&lt;/contributors&gt;&lt;titles&gt;&lt;title&gt;Babble noise: modeling, analysis, and applications&lt;/title&gt;&lt;secondary-title&gt;Audio, Speech, and Language Processing, IEEE Transactions on&lt;/secondary-title&gt;&lt;/titles&gt;&lt;periodical&gt;&lt;full-title&gt;Audio, Speech, and Language Processing, IEEE Transactions on&lt;/full-title&gt;&lt;/periodical&gt;&lt;pages&gt;1394-1407&lt;/pages&gt;&lt;volume&gt;17&lt;/volume&gt;&lt;number&gt;7&lt;/number&gt;&lt;dates&gt;&lt;year&gt;2009&lt;/year&gt;&lt;/dates&gt;&lt;isbn&gt;1558-7916&lt;/isbn&gt;&lt;urls&gt;&lt;/urls&gt;&lt;/record&gt;&lt;/Cite&gt;&lt;/EndNote&gt;</w:instrText>
      </w:r>
      <w:r>
        <w:fldChar w:fldCharType="separate"/>
      </w:r>
      <w:bookmarkEnd w:id="130"/>
      <w:r w:rsidR="00E45EF9">
        <w:rPr>
          <w:noProof/>
        </w:rPr>
        <w:t>[6]</w:t>
      </w:r>
      <w:bookmarkEnd w:id="132"/>
      <w:r>
        <w:fldChar w:fldCharType="end"/>
      </w:r>
      <w:bookmarkEnd w:id="131"/>
    </w:p>
    <w:tbl>
      <w:tblPr>
        <w:tblStyle w:val="TableGrid"/>
        <w:tblW w:w="0" w:type="auto"/>
        <w:tblLook w:val="04A0" w:firstRow="1" w:lastRow="0" w:firstColumn="1" w:lastColumn="0" w:noHBand="0" w:noVBand="1"/>
      </w:tblPr>
      <w:tblGrid>
        <w:gridCol w:w="2943"/>
        <w:gridCol w:w="2977"/>
        <w:gridCol w:w="2516"/>
      </w:tblGrid>
      <w:tr w:rsidR="006F44FF" w:rsidRPr="007A495D" w14:paraId="64A841B3" w14:textId="77777777" w:rsidTr="006F44FF">
        <w:tc>
          <w:tcPr>
            <w:tcW w:w="2943" w:type="dxa"/>
          </w:tcPr>
          <w:p w14:paraId="2C0BF4E0" w14:textId="460FDE2E" w:rsidR="00650C97" w:rsidRPr="007A495D" w:rsidRDefault="00650C97" w:rsidP="00406DBF">
            <w:pPr>
              <w:keepNext/>
              <w:widowControl w:val="0"/>
              <w:autoSpaceDE w:val="0"/>
              <w:autoSpaceDN w:val="0"/>
              <w:adjustRightInd w:val="0"/>
              <w:spacing w:after="0" w:line="240" w:lineRule="auto"/>
              <w:jc w:val="left"/>
              <w:rPr>
                <w:b/>
              </w:rPr>
            </w:pPr>
            <w:r w:rsidRPr="007A495D">
              <w:rPr>
                <w:b/>
              </w:rPr>
              <w:t>Number of Speaker in Babble</w:t>
            </w:r>
          </w:p>
        </w:tc>
        <w:tc>
          <w:tcPr>
            <w:tcW w:w="2977" w:type="dxa"/>
          </w:tcPr>
          <w:p w14:paraId="61BDF6C9" w14:textId="4EF11FB7" w:rsidR="00650C97" w:rsidRPr="007A495D" w:rsidRDefault="007A495D" w:rsidP="00406DBF">
            <w:pPr>
              <w:keepNext/>
              <w:widowControl w:val="0"/>
              <w:autoSpaceDE w:val="0"/>
              <w:autoSpaceDN w:val="0"/>
              <w:adjustRightInd w:val="0"/>
              <w:spacing w:after="0" w:line="240" w:lineRule="auto"/>
              <w:jc w:val="left"/>
              <w:rPr>
                <w:b/>
              </w:rPr>
            </w:pPr>
            <w:r>
              <w:rPr>
                <w:b/>
              </w:rPr>
              <w:t xml:space="preserve">Percentage of Speakers Identifying Recording as </w:t>
            </w:r>
            <w:r w:rsidR="00650C97" w:rsidRPr="007A495D">
              <w:rPr>
                <w:b/>
              </w:rPr>
              <w:t>Babble</w:t>
            </w:r>
          </w:p>
        </w:tc>
        <w:tc>
          <w:tcPr>
            <w:tcW w:w="2516" w:type="dxa"/>
          </w:tcPr>
          <w:p w14:paraId="4FB16CD0" w14:textId="135A80DB" w:rsidR="00650C97" w:rsidRPr="007A495D" w:rsidRDefault="007A495D" w:rsidP="00406DBF">
            <w:pPr>
              <w:keepNext/>
              <w:widowControl w:val="0"/>
              <w:autoSpaceDE w:val="0"/>
              <w:autoSpaceDN w:val="0"/>
              <w:adjustRightInd w:val="0"/>
              <w:spacing w:after="0" w:line="240" w:lineRule="auto"/>
              <w:jc w:val="left"/>
              <w:rPr>
                <w:b/>
              </w:rPr>
            </w:pPr>
            <w:r>
              <w:rPr>
                <w:b/>
              </w:rPr>
              <w:t xml:space="preserve">Percentage of Speakers Identifying Recording as </w:t>
            </w:r>
            <w:r w:rsidR="006F44FF" w:rsidRPr="007A495D">
              <w:rPr>
                <w:b/>
              </w:rPr>
              <w:t>Speech-Shaped</w:t>
            </w:r>
          </w:p>
        </w:tc>
      </w:tr>
      <w:tr w:rsidR="006F44FF" w14:paraId="22E58244" w14:textId="77777777" w:rsidTr="006F44FF">
        <w:tc>
          <w:tcPr>
            <w:tcW w:w="2943" w:type="dxa"/>
          </w:tcPr>
          <w:p w14:paraId="25ED5D93" w14:textId="2A8FAA48" w:rsidR="00650C97" w:rsidRDefault="00650C97" w:rsidP="007A495D">
            <w:pPr>
              <w:keepNext/>
              <w:widowControl w:val="0"/>
              <w:autoSpaceDE w:val="0"/>
              <w:autoSpaceDN w:val="0"/>
              <w:adjustRightInd w:val="0"/>
              <w:spacing w:after="0" w:line="240" w:lineRule="auto"/>
              <w:jc w:val="center"/>
            </w:pPr>
            <m:oMath>
              <m:r>
                <w:rPr>
                  <w:rFonts w:ascii="Cambria Math" w:hAnsi="Cambria Math"/>
                </w:rPr>
                <m:t>≤</m:t>
              </m:r>
            </m:oMath>
            <w:r>
              <w:t>3</w:t>
            </w:r>
          </w:p>
        </w:tc>
        <w:tc>
          <w:tcPr>
            <w:tcW w:w="2977" w:type="dxa"/>
          </w:tcPr>
          <w:p w14:paraId="1E2B994F" w14:textId="4F88FF32" w:rsidR="00650C97" w:rsidRDefault="00650C97" w:rsidP="007A495D">
            <w:pPr>
              <w:keepNext/>
              <w:widowControl w:val="0"/>
              <w:autoSpaceDE w:val="0"/>
              <w:autoSpaceDN w:val="0"/>
              <w:adjustRightInd w:val="0"/>
              <w:spacing w:after="0" w:line="240" w:lineRule="auto"/>
              <w:jc w:val="center"/>
            </w:pPr>
            <w:r>
              <w:t>100%</w:t>
            </w:r>
          </w:p>
        </w:tc>
        <w:tc>
          <w:tcPr>
            <w:tcW w:w="2516" w:type="dxa"/>
          </w:tcPr>
          <w:p w14:paraId="09A53B6D" w14:textId="6F8F924C" w:rsidR="00650C97" w:rsidRDefault="00650C97" w:rsidP="007A495D">
            <w:pPr>
              <w:keepNext/>
              <w:widowControl w:val="0"/>
              <w:autoSpaceDE w:val="0"/>
              <w:autoSpaceDN w:val="0"/>
              <w:adjustRightInd w:val="0"/>
              <w:spacing w:after="0" w:line="240" w:lineRule="auto"/>
              <w:jc w:val="center"/>
            </w:pPr>
            <w:r>
              <w:t>0%</w:t>
            </w:r>
          </w:p>
        </w:tc>
      </w:tr>
      <w:tr w:rsidR="006F44FF" w14:paraId="4A4D6565" w14:textId="77777777" w:rsidTr="006F44FF">
        <w:tc>
          <w:tcPr>
            <w:tcW w:w="2943" w:type="dxa"/>
          </w:tcPr>
          <w:p w14:paraId="59C330FC" w14:textId="64844CD1" w:rsidR="00650C97" w:rsidRDefault="00650C97" w:rsidP="007A495D">
            <w:pPr>
              <w:keepNext/>
              <w:widowControl w:val="0"/>
              <w:autoSpaceDE w:val="0"/>
              <w:autoSpaceDN w:val="0"/>
              <w:adjustRightInd w:val="0"/>
              <w:spacing w:after="0" w:line="240" w:lineRule="auto"/>
              <w:jc w:val="center"/>
            </w:pPr>
            <w:r>
              <w:t>4</w:t>
            </w:r>
          </w:p>
        </w:tc>
        <w:tc>
          <w:tcPr>
            <w:tcW w:w="2977" w:type="dxa"/>
          </w:tcPr>
          <w:p w14:paraId="303B1BEC" w14:textId="55B30EDC" w:rsidR="00650C97" w:rsidRDefault="00650C97" w:rsidP="007A495D">
            <w:pPr>
              <w:keepNext/>
              <w:widowControl w:val="0"/>
              <w:autoSpaceDE w:val="0"/>
              <w:autoSpaceDN w:val="0"/>
              <w:adjustRightInd w:val="0"/>
              <w:spacing w:after="0" w:line="240" w:lineRule="auto"/>
              <w:jc w:val="center"/>
            </w:pPr>
            <w:r>
              <w:t>66%</w:t>
            </w:r>
          </w:p>
        </w:tc>
        <w:tc>
          <w:tcPr>
            <w:tcW w:w="2516" w:type="dxa"/>
          </w:tcPr>
          <w:p w14:paraId="66AB078C" w14:textId="71EC5322" w:rsidR="00650C97" w:rsidRDefault="00650C97" w:rsidP="007A495D">
            <w:pPr>
              <w:keepNext/>
              <w:widowControl w:val="0"/>
              <w:autoSpaceDE w:val="0"/>
              <w:autoSpaceDN w:val="0"/>
              <w:adjustRightInd w:val="0"/>
              <w:spacing w:after="0" w:line="240" w:lineRule="auto"/>
              <w:jc w:val="center"/>
            </w:pPr>
            <w:r>
              <w:t>34%</w:t>
            </w:r>
          </w:p>
        </w:tc>
      </w:tr>
      <w:tr w:rsidR="006F44FF" w14:paraId="7AA064E0" w14:textId="77777777" w:rsidTr="006F44FF">
        <w:tc>
          <w:tcPr>
            <w:tcW w:w="2943" w:type="dxa"/>
          </w:tcPr>
          <w:p w14:paraId="16379DE0" w14:textId="4283E4C3" w:rsidR="00650C97" w:rsidRDefault="00650C97" w:rsidP="007A495D">
            <w:pPr>
              <w:keepNext/>
              <w:widowControl w:val="0"/>
              <w:autoSpaceDE w:val="0"/>
              <w:autoSpaceDN w:val="0"/>
              <w:adjustRightInd w:val="0"/>
              <w:spacing w:after="0" w:line="240" w:lineRule="auto"/>
              <w:jc w:val="center"/>
            </w:pPr>
            <w:r>
              <w:t>5</w:t>
            </w:r>
          </w:p>
        </w:tc>
        <w:tc>
          <w:tcPr>
            <w:tcW w:w="2977" w:type="dxa"/>
          </w:tcPr>
          <w:p w14:paraId="6EB0471B" w14:textId="514DE4C3" w:rsidR="00650C97" w:rsidRDefault="00650C97" w:rsidP="007A495D">
            <w:pPr>
              <w:keepNext/>
              <w:widowControl w:val="0"/>
              <w:autoSpaceDE w:val="0"/>
              <w:autoSpaceDN w:val="0"/>
              <w:adjustRightInd w:val="0"/>
              <w:spacing w:after="0" w:line="240" w:lineRule="auto"/>
              <w:jc w:val="center"/>
            </w:pPr>
            <w:r>
              <w:t>18%</w:t>
            </w:r>
          </w:p>
        </w:tc>
        <w:tc>
          <w:tcPr>
            <w:tcW w:w="2516" w:type="dxa"/>
          </w:tcPr>
          <w:p w14:paraId="7BA4C181" w14:textId="123E445A" w:rsidR="00650C97" w:rsidRDefault="00650C97" w:rsidP="007A495D">
            <w:pPr>
              <w:keepNext/>
              <w:widowControl w:val="0"/>
              <w:autoSpaceDE w:val="0"/>
              <w:autoSpaceDN w:val="0"/>
              <w:adjustRightInd w:val="0"/>
              <w:spacing w:after="0" w:line="240" w:lineRule="auto"/>
              <w:jc w:val="center"/>
            </w:pPr>
            <w:r>
              <w:t>82%</w:t>
            </w:r>
          </w:p>
        </w:tc>
      </w:tr>
      <w:tr w:rsidR="006F44FF" w14:paraId="10D7CE9A" w14:textId="77777777" w:rsidTr="006F44FF">
        <w:tc>
          <w:tcPr>
            <w:tcW w:w="2943" w:type="dxa"/>
          </w:tcPr>
          <w:p w14:paraId="764ADEAE" w14:textId="58EBE9D3" w:rsidR="00650C97" w:rsidRDefault="00650C97" w:rsidP="007A495D">
            <w:pPr>
              <w:keepNext/>
              <w:widowControl w:val="0"/>
              <w:autoSpaceDE w:val="0"/>
              <w:autoSpaceDN w:val="0"/>
              <w:adjustRightInd w:val="0"/>
              <w:spacing w:after="0" w:line="240" w:lineRule="auto"/>
              <w:jc w:val="center"/>
            </w:pPr>
            <w:r>
              <w:t>6</w:t>
            </w:r>
          </w:p>
        </w:tc>
        <w:tc>
          <w:tcPr>
            <w:tcW w:w="2977" w:type="dxa"/>
          </w:tcPr>
          <w:p w14:paraId="314DBC69" w14:textId="344DFAB0" w:rsidR="00650C97" w:rsidRDefault="00650C97" w:rsidP="007A495D">
            <w:pPr>
              <w:keepNext/>
              <w:widowControl w:val="0"/>
              <w:autoSpaceDE w:val="0"/>
              <w:autoSpaceDN w:val="0"/>
              <w:adjustRightInd w:val="0"/>
              <w:spacing w:after="0" w:line="240" w:lineRule="auto"/>
              <w:jc w:val="center"/>
            </w:pPr>
            <w:r>
              <w:t>27%</w:t>
            </w:r>
          </w:p>
        </w:tc>
        <w:tc>
          <w:tcPr>
            <w:tcW w:w="2516" w:type="dxa"/>
          </w:tcPr>
          <w:p w14:paraId="0E41E416" w14:textId="79D0F40D" w:rsidR="00650C97" w:rsidRDefault="00650C97" w:rsidP="007A495D">
            <w:pPr>
              <w:keepNext/>
              <w:widowControl w:val="0"/>
              <w:autoSpaceDE w:val="0"/>
              <w:autoSpaceDN w:val="0"/>
              <w:adjustRightInd w:val="0"/>
              <w:spacing w:after="0" w:line="240" w:lineRule="auto"/>
              <w:jc w:val="center"/>
            </w:pPr>
            <w:r>
              <w:t>73%</w:t>
            </w:r>
          </w:p>
        </w:tc>
      </w:tr>
      <w:tr w:rsidR="006F44FF" w14:paraId="72C68CAE" w14:textId="77777777" w:rsidTr="006F44FF">
        <w:tc>
          <w:tcPr>
            <w:tcW w:w="2943" w:type="dxa"/>
          </w:tcPr>
          <w:p w14:paraId="421D9CAC" w14:textId="1C504C3A" w:rsidR="00650C97" w:rsidRDefault="00650C97" w:rsidP="007A495D">
            <w:pPr>
              <w:keepNext/>
              <w:widowControl w:val="0"/>
              <w:autoSpaceDE w:val="0"/>
              <w:autoSpaceDN w:val="0"/>
              <w:adjustRightInd w:val="0"/>
              <w:spacing w:after="0" w:line="240" w:lineRule="auto"/>
              <w:jc w:val="center"/>
            </w:pPr>
            <m:oMath>
              <m:r>
                <w:rPr>
                  <w:rFonts w:ascii="Cambria Math" w:hAnsi="Cambria Math"/>
                </w:rPr>
                <m:t>≥</m:t>
              </m:r>
            </m:oMath>
            <w:r>
              <w:t>7</w:t>
            </w:r>
          </w:p>
        </w:tc>
        <w:tc>
          <w:tcPr>
            <w:tcW w:w="2977" w:type="dxa"/>
          </w:tcPr>
          <w:p w14:paraId="05104B34" w14:textId="2E96F05B" w:rsidR="00650C97" w:rsidRDefault="00650C97" w:rsidP="007A495D">
            <w:pPr>
              <w:keepNext/>
              <w:widowControl w:val="0"/>
              <w:autoSpaceDE w:val="0"/>
              <w:autoSpaceDN w:val="0"/>
              <w:adjustRightInd w:val="0"/>
              <w:spacing w:after="0" w:line="240" w:lineRule="auto"/>
              <w:jc w:val="center"/>
            </w:pPr>
            <w:r>
              <w:t>0%</w:t>
            </w:r>
          </w:p>
        </w:tc>
        <w:tc>
          <w:tcPr>
            <w:tcW w:w="2516" w:type="dxa"/>
          </w:tcPr>
          <w:p w14:paraId="5D21BFC3" w14:textId="602FA23D" w:rsidR="00650C97" w:rsidRDefault="00650C97" w:rsidP="007A495D">
            <w:pPr>
              <w:keepNext/>
              <w:widowControl w:val="0"/>
              <w:autoSpaceDE w:val="0"/>
              <w:autoSpaceDN w:val="0"/>
              <w:adjustRightInd w:val="0"/>
              <w:spacing w:after="0" w:line="240" w:lineRule="auto"/>
              <w:jc w:val="center"/>
            </w:pPr>
            <w:r>
              <w:t>100%</w:t>
            </w:r>
          </w:p>
        </w:tc>
      </w:tr>
    </w:tbl>
    <w:p w14:paraId="5605B150" w14:textId="77777777" w:rsidR="00FF2BF2" w:rsidRDefault="00FF2BF2" w:rsidP="00265F8F">
      <w:pPr>
        <w:spacing w:after="0" w:line="240" w:lineRule="auto"/>
      </w:pPr>
    </w:p>
    <w:p w14:paraId="0FB2ADC2" w14:textId="3DEECA4D" w:rsidR="00406DBF" w:rsidDel="009B6EE2" w:rsidRDefault="00406DBF" w:rsidP="00406DBF">
      <w:pPr>
        <w:rPr>
          <w:del w:id="133" w:author="Ashley Gillman" w:date="2014-05-06T15:01:00Z"/>
        </w:rPr>
      </w:pPr>
      <w:del w:id="134" w:author="Ashley Gillman" w:date="2014-05-06T15:01:00Z">
        <w:r w:rsidDel="009B6EE2">
          <w:delText xml:space="preserve">Competing speaker noise can be considered a special case of babble where there are only two speakers, the target and the masker </w:delText>
        </w:r>
        <w:r w:rsidDel="009B6EE2">
          <w:fldChar w:fldCharType="begin"/>
        </w:r>
      </w:del>
      <w:r w:rsidR="00F33117">
        <w:instrText xml:space="preserve"> ADDIN EN.CITE &lt;EndNote&gt;&lt;Cite&gt;&lt;Author&gt;Krishnamurthy&lt;/Author&gt;&lt;Year&gt;2009&lt;/Year&gt;&lt;RecNum&gt;4&lt;/RecNum&gt;&lt;DisplayText&gt;[8, 9]&lt;/DisplayText&gt;&lt;record&gt;&lt;rec-number&gt;4&lt;/rec-number&gt;&lt;foreign-keys&gt;&lt;key app="EN" db-id="5dxrfv0zyvsrr2expadxex5pprw2vrvw9rza" timestamp="1394331708"&gt;4&lt;/key&gt;&lt;/foreign-keys&gt;&lt;ref-type name="Journal Article"&gt;17&lt;/ref-type&gt;&lt;contributors&gt;&lt;authors&gt;&lt;author&gt;Krishnamurthy, Nitish&lt;/author&gt;&lt;author&gt;Hansen, John HL&lt;/author&gt;&lt;/authors&gt;&lt;/contributors&gt;&lt;titles&gt;&lt;title&gt;Babble noise: modeling, analysis, and applications&lt;/title&gt;&lt;secondary-title&gt;Audio, Speech, and Language Processing, IEEE Transactions on&lt;/secondary-title&gt;&lt;/titles&gt;&lt;periodical&gt;&lt;full-title&gt;Audio, Speech, and Language Processing, IEEE Transactions on&lt;/full-title&gt;&lt;/periodical&gt;&lt;pages&gt;1394-1407&lt;/pages&gt;&lt;volume&gt;17&lt;/volume&gt;&lt;number&gt;7&lt;/number&gt;&lt;dates&gt;&lt;year&gt;2009&lt;/year&gt;&lt;/dates&gt;&lt;isbn&gt;1558-7916&lt;/isbn&gt;&lt;urls&gt;&lt;/urls&gt;&lt;/record&gt;&lt;/Cite&gt;&lt;Cite&gt;&lt;Author&gt;Loizou&lt;/Author&gt;&lt;Year&gt;2013&lt;/Year&gt;&lt;RecNum&gt;6&lt;/RecNum&gt;&lt;record&gt;&lt;rec-number&gt;6&lt;/rec-number&gt;&lt;foreign-keys&gt;&lt;key app="EN" db-id="5dxrfv0zyvsrr2expadxex5pprw2vrvw9rza" timestamp="1394339914"&gt;6&lt;/key&gt;&lt;/foreign-keys&gt;&lt;ref-type name="Book Section"&gt;5&lt;/ref-type&gt;&lt;contributors&gt;&lt;authors&gt;&lt;author&gt;Loizou, P.C.&lt;/author&gt;&lt;/authors&gt;&lt;/contributors&gt;&lt;titles&gt;&lt;title&gt;Noise Compenation by Human Listeners&lt;/title&gt;&lt;secondary-title&gt;Speech Enhancement: Theory and Practice, Second Edition&lt;/secondary-title&gt;&lt;/titles&gt;&lt;dates&gt;&lt;year&gt;2013&lt;/year&gt;&lt;/dates&gt;&lt;publisher&gt;Taylor &amp;amp; Francis&lt;/publisher&gt;&lt;isbn&gt;9781466504219&lt;/isbn&gt;&lt;urls&gt;&lt;related-urls&gt;&lt;url&gt;http://books.google.com.au/books?id=ntXLfZkuGTwC&lt;/url&gt;&lt;/related-urls&gt;&lt;/urls&gt;&lt;/record&gt;&lt;/Cite&gt;&lt;/EndNote&gt;</w:instrText>
      </w:r>
      <w:del w:id="135" w:author="Ashley Gillman" w:date="2014-05-06T15:01:00Z">
        <w:r w:rsidDel="009B6EE2">
          <w:fldChar w:fldCharType="separate"/>
        </w:r>
      </w:del>
      <w:r w:rsidR="00F33117">
        <w:rPr>
          <w:noProof/>
        </w:rPr>
        <w:t>[8, 9]</w:t>
      </w:r>
      <w:del w:id="136" w:author="Ashley Gillman" w:date="2014-05-06T15:01:00Z">
        <w:r w:rsidDel="009B6EE2">
          <w:fldChar w:fldCharType="end"/>
        </w:r>
        <w:r w:rsidDel="009B6EE2">
          <w:delText xml:space="preserve">. Both </w:delText>
        </w:r>
        <w:r w:rsidR="001932A7" w:rsidDel="009B6EE2">
          <w:delText xml:space="preserve">competing speaker </w:delText>
        </w:r>
        <w:r w:rsidDel="009B6EE2">
          <w:delText xml:space="preserve">and </w:delText>
        </w:r>
        <w:r w:rsidR="001932A7" w:rsidDel="009B6EE2">
          <w:delText xml:space="preserve">babble </w:delText>
        </w:r>
        <w:r w:rsidDel="009B6EE2">
          <w:delText xml:space="preserve">noise are examples of modulated noise, as they do vary in the time domain </w:delText>
        </w:r>
        <w:r w:rsidDel="009B6EE2">
          <w:fldChar w:fldCharType="begin"/>
        </w:r>
      </w:del>
      <w:r w:rsidR="00F33117">
        <w:instrText xml:space="preserve"> ADDIN EN.CITE &lt;EndNote&gt;&lt;Cite&gt;&lt;Author&gt;Loizou&lt;/Author&gt;&lt;Year&gt;2013&lt;/Year&gt;&lt;RecNum&gt;6&lt;/RecNum&gt;&lt;DisplayText&gt;[9]&lt;/DisplayText&gt;&lt;record&gt;&lt;rec-number&gt;6&lt;/rec-number&gt;&lt;foreign-keys&gt;&lt;key app="EN" db-id="5dxrfv0zyvsrr2expadxex5pprw2vrvw9rza" timestamp="1394339914"&gt;6&lt;/key&gt;&lt;/foreign-keys&gt;&lt;ref-type name="Book Section"&gt;5&lt;/ref-type&gt;&lt;contributors&gt;&lt;authors&gt;&lt;author&gt;Loizou, P.C.&lt;/author&gt;&lt;/authors&gt;&lt;/contributors&gt;&lt;titles&gt;&lt;title&gt;Noise Compenation by Human Listeners&lt;/title&gt;&lt;secondary-title&gt;Speech Enhancement: Theory and Practice, Second Edition&lt;/secondary-title&gt;&lt;/titles&gt;&lt;dates&gt;&lt;year&gt;2013&lt;/year&gt;&lt;/dates&gt;&lt;publisher&gt;Taylor &amp;amp; Francis&lt;/publisher&gt;&lt;isbn&gt;9781466504219&lt;/isbn&gt;&lt;urls&gt;&lt;related-urls&gt;&lt;url&gt;http://books.google.com.au/books?id=ntXLfZkuGTwC&lt;/url&gt;&lt;/related-urls&gt;&lt;/urls&gt;&lt;/record&gt;&lt;/Cite&gt;&lt;/EndNote&gt;</w:instrText>
      </w:r>
      <w:del w:id="137" w:author="Ashley Gillman" w:date="2014-05-06T15:01:00Z">
        <w:r w:rsidDel="009B6EE2">
          <w:fldChar w:fldCharType="separate"/>
        </w:r>
      </w:del>
      <w:r w:rsidR="00F33117">
        <w:rPr>
          <w:noProof/>
        </w:rPr>
        <w:t>[9]</w:t>
      </w:r>
      <w:del w:id="138" w:author="Ashley Gillman" w:date="2014-05-06T15:01:00Z">
        <w:r w:rsidDel="009B6EE2">
          <w:fldChar w:fldCharType="end"/>
        </w:r>
        <w:r w:rsidDel="009B6EE2">
          <w:delText>.</w:delText>
        </w:r>
      </w:del>
    </w:p>
    <w:p w14:paraId="54C0A399" w14:textId="7E676E70" w:rsidR="00406DBF" w:rsidRDefault="00406DBF" w:rsidP="00406DBF">
      <w:r>
        <w:t xml:space="preserve">Human listeners compensate for babble and competing speaker noise by exploiting the time-modulated property of the noise. Listeners focus on the target speech during moments of low noise levels to piece together the target’s message. Therefore, human recognition in modulated noise is better than in steady-state noise. However, the opposite is true for a machine: steady state noise conditions are </w:t>
      </w:r>
      <w:r w:rsidR="00F02386">
        <w:t>easier to handle</w:t>
      </w:r>
      <w:r>
        <w:t xml:space="preserve"> </w:t>
      </w:r>
      <w:r w:rsidR="00F02386">
        <w:t>than modulated noise</w:t>
      </w:r>
      <w:r w:rsidR="00F02386" w:rsidRPr="00173B9F">
        <w:t xml:space="preserve"> </w:t>
      </w:r>
      <w:r>
        <w:t>with</w:t>
      </w:r>
      <w:r w:rsidR="00F02386">
        <w:t xml:space="preserve"> Digital Signal Processing</w:t>
      </w:r>
      <w:r>
        <w:t xml:space="preserve"> </w:t>
      </w:r>
      <w:r w:rsidR="00F02386">
        <w:t>(</w:t>
      </w:r>
      <w:r>
        <w:t>DSP</w:t>
      </w:r>
      <w:r w:rsidR="00F02386">
        <w:t>)</w:t>
      </w:r>
      <w:r>
        <w:t xml:space="preserve"> techniques </w:t>
      </w:r>
      <w:r>
        <w:fldChar w:fldCharType="begin"/>
      </w:r>
      <w:r w:rsidR="00E45EF9">
        <w:instrText xml:space="preserve"> ADDIN EN.CITE &lt;EndNote&gt;&lt;Cite&gt;&lt;Author&gt;Loizou&lt;/Author&gt;&lt;Year&gt;2013&lt;/Year&gt;&lt;RecNum&gt;6&lt;/RecNum&gt;&lt;DisplayText&gt;[7]&lt;/DisplayText&gt;&lt;record&gt;&lt;rec-number&gt;6&lt;/rec-number&gt;&lt;foreign-keys&gt;&lt;key app="EN" db-id="5dxrfv0zyvsrr2expadxex5pprw2vrvw9rza" timestamp="1394339914"&gt;6&lt;/key&gt;&lt;/foreign-keys&gt;&lt;ref-type name="Book Section"&gt;5&lt;/ref-type&gt;&lt;contributors&gt;&lt;authors&gt;&lt;author&gt;Loizou, P.C.&lt;/author&gt;&lt;/authors&gt;&lt;/contributors&gt;&lt;titles&gt;&lt;title&gt;Noise Compenation by Human Listeners&lt;/title&gt;&lt;secondary-title&gt;Speech Enhancement: Theory and Practice, Second Edition&lt;/secondary-title&gt;&lt;/titles&gt;&lt;dates&gt;&lt;year&gt;2013&lt;/year&gt;&lt;/dates&gt;&lt;publisher&gt;Taylor &amp;amp; Francis&lt;/publisher&gt;&lt;isbn&gt;9781466504219&lt;/isbn&gt;&lt;urls&gt;&lt;related-urls&gt;&lt;url&gt;http://books.google.com.au/books?id=ntXLfZkuGTwC&lt;/url&gt;&lt;/related-urls&gt;&lt;/urls&gt;&lt;/record&gt;&lt;/Cite&gt;&lt;/EndNote&gt;</w:instrText>
      </w:r>
      <w:r>
        <w:fldChar w:fldCharType="separate"/>
      </w:r>
      <w:r w:rsidR="00E45EF9">
        <w:rPr>
          <w:noProof/>
        </w:rPr>
        <w:t>[7]</w:t>
      </w:r>
      <w:r>
        <w:fldChar w:fldCharType="end"/>
      </w:r>
      <w:r>
        <w:t>.</w:t>
      </w:r>
      <w:r w:rsidR="00251E46">
        <w:t xml:space="preserve"> Of course, the </w:t>
      </w:r>
      <w:r w:rsidR="00413723">
        <w:t xml:space="preserve">level </w:t>
      </w:r>
      <w:r w:rsidR="007A495D">
        <w:t xml:space="preserve">of </w:t>
      </w:r>
      <w:r w:rsidR="00251E46">
        <w:t>improvement</w:t>
      </w:r>
      <w:r w:rsidR="00413723">
        <w:t xml:space="preserve"> directly depends on the speech enhancement technique used.</w:t>
      </w:r>
    </w:p>
    <w:p w14:paraId="4FCBCF46" w14:textId="787CB46F" w:rsidR="003C1653" w:rsidRDefault="003C1653" w:rsidP="00E016F6">
      <w:pPr>
        <w:pStyle w:val="Heading2"/>
      </w:pPr>
      <w:bookmarkStart w:id="139" w:name="_Toc261250719"/>
      <w:r>
        <w:t>Speech Enhancement</w:t>
      </w:r>
      <w:bookmarkEnd w:id="139"/>
    </w:p>
    <w:p w14:paraId="69F0B439" w14:textId="77777777" w:rsidR="007A495D" w:rsidRDefault="00D46E6A" w:rsidP="00D46E6A">
      <w:r>
        <w:t xml:space="preserve">Speech enhancement has </w:t>
      </w:r>
      <w:r w:rsidR="007A495D">
        <w:t>various practical applications, including:</w:t>
      </w:r>
    </w:p>
    <w:p w14:paraId="4CD7DEC0" w14:textId="2392D6F1" w:rsidR="007A495D" w:rsidRDefault="007A495D" w:rsidP="007A495D">
      <w:pPr>
        <w:pStyle w:val="ListParagraph"/>
        <w:numPr>
          <w:ilvl w:val="0"/>
          <w:numId w:val="41"/>
        </w:numPr>
      </w:pPr>
      <w:proofErr w:type="gramStart"/>
      <w:r>
        <w:t>improving</w:t>
      </w:r>
      <w:proofErr w:type="gramEnd"/>
      <w:r>
        <w:t xml:space="preserve"> </w:t>
      </w:r>
      <w:r w:rsidR="005A25EF">
        <w:t xml:space="preserve">hearing with </w:t>
      </w:r>
      <w:r w:rsidR="00D46E6A">
        <w:t xml:space="preserve">hearing aids </w:t>
      </w:r>
      <w:r w:rsidR="005A25EF">
        <w:t xml:space="preserve">and </w:t>
      </w:r>
      <w:r w:rsidR="00D46E6A">
        <w:t>cochlear implants</w:t>
      </w:r>
      <w:r w:rsidR="005A25EF">
        <w:t xml:space="preserve"> </w:t>
      </w:r>
      <w:r w:rsidR="005A25EF">
        <w:fldChar w:fldCharType="begin"/>
      </w:r>
      <w:r w:rsidR="00E45EF9">
        <w:instrText xml:space="preserve"> ADDIN EN.CITE &lt;EndNote&gt;&lt;Cite&gt;&lt;Author&gt;Wang&lt;/Author&gt;&lt;Year&gt;2008&lt;/Year&gt;&lt;RecNum&gt;24&lt;/RecNum&gt;&lt;DisplayText&gt;[8, 9]&lt;/DisplayText&gt;&lt;record&gt;&lt;rec-number&gt;24&lt;/rec-number&gt;&lt;foreign-keys&gt;&lt;key app="EN" db-id="5dxrfv0zyvsrr2expadxex5pprw2vrvw9rza" timestamp="1397266760"&gt;24&lt;/key&gt;&lt;/foreign-keys&gt;&lt;ref-type name="Journal Article"&gt;17&lt;/ref-type&gt;&lt;contributors&gt;&lt;authors&gt;&lt;author&gt;Wang, DeLiang&lt;/author&gt;&lt;/authors&gt;&lt;/contributors&gt;&lt;titles&gt;&lt;title&gt;Time—Frequency Masking for Speech Separation and Its Potential for Hearing Aid Design&lt;/title&gt;&lt;secondary-title&gt;Trends in amplification&lt;/secondary-title&gt;&lt;/titles&gt;&lt;periodical&gt;&lt;full-title&gt;Trends in amplification&lt;/full-title&gt;&lt;/periodical&gt;&lt;pages&gt;332-353&lt;/pages&gt;&lt;volume&gt;12&lt;/volume&gt;&lt;number&gt;4&lt;/number&gt;&lt;dates&gt;&lt;year&gt;2008&lt;/year&gt;&lt;/dates&gt;&lt;isbn&gt;1084-7138&lt;/isbn&gt;&lt;urls&gt;&lt;/urls&gt;&lt;/record&gt;&lt;/Cite&gt;&lt;Cite&gt;&lt;Author&gt;Yang&lt;/Author&gt;&lt;Year&gt;2005&lt;/Year&gt;&lt;RecNum&gt;23&lt;/RecNum&gt;&lt;record&gt;&lt;rec-number&gt;23&lt;/rec-number&gt;&lt;foreign-keys&gt;&lt;key app="EN" db-id="5dxrfv0zyvsrr2expadxex5pprw2vrvw9rza" timestamp="1397266756"&gt;23&lt;/key&gt;&lt;/foreign-keys&gt;&lt;ref-type name="Journal Article"&gt;17&lt;/ref-type&gt;&lt;contributors&gt;&lt;authors&gt;&lt;author&gt;Yang, Li-Ping&lt;/author&gt;&lt;author&gt;Fu, Qian-Jie&lt;/author&gt;&lt;/authors&gt;&lt;/contributors&gt;&lt;titles&gt;&lt;title&gt;Spectral subtraction-based speech enhancement for cochlear implant patients in background noise&lt;/title&gt;&lt;secondary-title&gt;The Journal of the Acoustical Society of America&lt;/secondary-title&gt;&lt;/titles&gt;&lt;periodical&gt;&lt;full-title&gt;The Journal of the Acoustical Society of America&lt;/full-title&gt;&lt;/periodical&gt;&lt;pages&gt;1001-1004&lt;/pages&gt;&lt;volume&gt;117&lt;/volume&gt;&lt;number&gt;3&lt;/number&gt;&lt;dates&gt;&lt;year&gt;2005&lt;/year&gt;&lt;/dates&gt;&lt;isbn&gt;0001-4966&lt;/isbn&gt;&lt;urls&gt;&lt;/urls&gt;&lt;/record&gt;&lt;/Cite&gt;&lt;/EndNote&gt;</w:instrText>
      </w:r>
      <w:r w:rsidR="005A25EF">
        <w:fldChar w:fldCharType="separate"/>
      </w:r>
      <w:r w:rsidR="00E45EF9">
        <w:rPr>
          <w:noProof/>
        </w:rPr>
        <w:t>[8, 9]</w:t>
      </w:r>
      <w:r w:rsidR="005A25EF">
        <w:fldChar w:fldCharType="end"/>
      </w:r>
      <w:r>
        <w:t>,</w:t>
      </w:r>
    </w:p>
    <w:p w14:paraId="1DFD0446" w14:textId="77777777" w:rsidR="007A495D" w:rsidRDefault="007A495D" w:rsidP="007A495D">
      <w:pPr>
        <w:pStyle w:val="ListParagraph"/>
        <w:numPr>
          <w:ilvl w:val="0"/>
          <w:numId w:val="41"/>
        </w:numPr>
      </w:pPr>
      <w:proofErr w:type="gramStart"/>
      <w:r>
        <w:t>increasing</w:t>
      </w:r>
      <w:proofErr w:type="gramEnd"/>
      <w:r>
        <w:t xml:space="preserve"> the accuracy of </w:t>
      </w:r>
      <w:r w:rsidR="00D46E6A" w:rsidRPr="00242CBF">
        <w:t>ASR</w:t>
      </w:r>
      <w:r>
        <w:t xml:space="preserve"> systems,</w:t>
      </w:r>
    </w:p>
    <w:p w14:paraId="63FACB8B" w14:textId="77777777" w:rsidR="007A495D" w:rsidRDefault="007A495D" w:rsidP="007A495D">
      <w:pPr>
        <w:pStyle w:val="ListParagraph"/>
        <w:numPr>
          <w:ilvl w:val="0"/>
          <w:numId w:val="41"/>
        </w:numPr>
      </w:pPr>
      <w:proofErr w:type="gramStart"/>
      <w:r>
        <w:t>denoising</w:t>
      </w:r>
      <w:proofErr w:type="gramEnd"/>
      <w:r w:rsidR="005A25EF">
        <w:t xml:space="preserve"> of telecommunications</w:t>
      </w:r>
      <w:r>
        <w:t xml:space="preserve"> systems</w:t>
      </w:r>
    </w:p>
    <w:p w14:paraId="5BD158C1" w14:textId="0E46990A" w:rsidR="007A495D" w:rsidRDefault="005A25EF" w:rsidP="007A495D">
      <w:pPr>
        <w:pStyle w:val="ListParagraph"/>
        <w:numPr>
          <w:ilvl w:val="0"/>
          <w:numId w:val="41"/>
        </w:numPr>
      </w:pPr>
      <w:proofErr w:type="gramStart"/>
      <w:r>
        <w:t>and</w:t>
      </w:r>
      <w:proofErr w:type="gramEnd"/>
      <w:r>
        <w:t xml:space="preserve"> </w:t>
      </w:r>
      <w:r w:rsidR="007A495D">
        <w:t>refining</w:t>
      </w:r>
      <w:r>
        <w:t xml:space="preserve"> recorded audio </w:t>
      </w:r>
      <w:r>
        <w:fldChar w:fldCharType="begin"/>
      </w:r>
      <w:r w:rsidR="00E45EF9">
        <w:instrText xml:space="preserve"> ADDIN EN.CITE &lt;EndNote&gt;&lt;Cite&gt;&lt;Author&gt;Benesty&lt;/Author&gt;&lt;Year&gt;2005&lt;/Year&gt;&lt;RecNum&gt;25&lt;/RecNum&gt;&lt;DisplayText&gt;[10]&lt;/DisplayText&gt;&lt;record&gt;&lt;rec-number&gt;25&lt;/rec-number&gt;&lt;foreign-keys&gt;&lt;key app="EN" db-id="5dxrfv0zyvsrr2expadxex5pprw2vrvw9rza" timestamp="1397267429"&gt;25&lt;/key&gt;&lt;/foreign-keys&gt;&lt;ref-type name="Book"&gt;6&lt;/ref-type&gt;&lt;contributors&gt;&lt;authors&gt;&lt;author&gt;Benesty, Jacob&lt;/author&gt;&lt;author&gt;Makino, Shoji&lt;/author&gt;&lt;author&gt;Chen, Jingdong&lt;/author&gt;&lt;/authors&gt;&lt;/contributors&gt;&lt;titles&gt;&lt;title&gt;Speech enhancement&lt;/title&gt;&lt;/titles&gt;&lt;dates&gt;&lt;year&gt;2005&lt;/year&gt;&lt;/dates&gt;&lt;publisher&gt;Springer&lt;/publisher&gt;&lt;isbn&gt;354024039X&lt;/isbn&gt;&lt;urls&gt;&lt;/urls&gt;&lt;/record&gt;&lt;/Cite&gt;&lt;/EndNote&gt;</w:instrText>
      </w:r>
      <w:r>
        <w:fldChar w:fldCharType="separate"/>
      </w:r>
      <w:r w:rsidR="00E45EF9">
        <w:rPr>
          <w:noProof/>
        </w:rPr>
        <w:t>[10]</w:t>
      </w:r>
      <w:r>
        <w:fldChar w:fldCharType="end"/>
      </w:r>
      <w:r>
        <w:t>.</w:t>
      </w:r>
    </w:p>
    <w:p w14:paraId="343E1BAF" w14:textId="5405C334" w:rsidR="00D46E6A" w:rsidRDefault="00D46E6A" w:rsidP="007A495D">
      <w:r>
        <w:t>Du</w:t>
      </w:r>
      <w:r w:rsidR="005A25EF">
        <w:t>e to the many application areas,</w:t>
      </w:r>
      <w:r>
        <w:t xml:space="preserve"> </w:t>
      </w:r>
      <w:r w:rsidR="005A25EF">
        <w:t>various algorithms</w:t>
      </w:r>
      <w:r>
        <w:t xml:space="preserve"> may be used under different contexts in order to balance the condition-specific performance, calculation efficiency, flexibility and ease of implementation.</w:t>
      </w:r>
    </w:p>
    <w:p w14:paraId="13BC727D" w14:textId="2C6D6D7C" w:rsidR="00242CBF" w:rsidRDefault="00242CBF" w:rsidP="00D46E6A">
      <w:r>
        <w:fldChar w:fldCharType="begin"/>
      </w:r>
      <w:r>
        <w:instrText xml:space="preserve"> REF _Ref261089835 \h </w:instrText>
      </w:r>
      <w:r>
        <w:fldChar w:fldCharType="separate"/>
      </w:r>
      <w:r w:rsidR="004565CC">
        <w:t xml:space="preserve">Figure </w:t>
      </w:r>
      <w:r w:rsidR="004565CC">
        <w:rPr>
          <w:noProof/>
        </w:rPr>
        <w:t>2</w:t>
      </w:r>
      <w:r w:rsidR="004565CC">
        <w:noBreakHyphen/>
      </w:r>
      <w:r w:rsidR="004565CC">
        <w:rPr>
          <w:noProof/>
        </w:rPr>
        <w:t>1</w:t>
      </w:r>
      <w:r>
        <w:fldChar w:fldCharType="end"/>
      </w:r>
      <w:r>
        <w:t xml:space="preserve"> illustrates some of the many variations in </w:t>
      </w:r>
      <w:r w:rsidR="007A495D">
        <w:t>methods</w:t>
      </w:r>
      <w:r>
        <w:t xml:space="preserve"> for speech enhancement</w:t>
      </w:r>
      <w:r w:rsidR="004565CC">
        <w:t xml:space="preserve">, with data extracted from </w:t>
      </w:r>
      <w:r w:rsidR="004565CC">
        <w:fldChar w:fldCharType="begin">
          <w:fldData xml:space="preserve">PEVuZE5vdGU+PENpdGU+PEF1dGhvcj5Qb2xsYWNrPC9BdXRob3I+PFllYXI+MTk1ODwvWWVhcj48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</w:fldData>
        </w:fldChar>
      </w:r>
      <w:r w:rsidR="004565CC">
        <w:instrText xml:space="preserve"> ADDIN EN.CITE </w:instrText>
      </w:r>
      <w:r w:rsidR="004565CC">
        <w:fldChar w:fldCharType="begin">
          <w:fldData xml:space="preserve">PEVuZE5vdGU+PENpdGU+PEF1dGhvcj5Qb2xsYWNrPC9BdXRob3I+PFllYXI+MTk1ODwvWWVhcj48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</w:fldData>
        </w:fldChar>
      </w:r>
      <w:r w:rsidR="004565CC">
        <w:instrText xml:space="preserve"> ADDIN EN.CITE.DATA </w:instrText>
      </w:r>
      <w:r w:rsidR="004565CC">
        <w:fldChar w:fldCharType="end"/>
      </w:r>
      <w:r w:rsidR="004565CC">
        <w:fldChar w:fldCharType="separate"/>
      </w:r>
      <w:r w:rsidR="004565CC">
        <w:rPr>
          <w:noProof/>
        </w:rPr>
        <w:t>[9, 11-13]</w:t>
      </w:r>
      <w:r w:rsidR="004565CC">
        <w:fldChar w:fldCharType="end"/>
      </w:r>
      <w:r>
        <w:t>. Some methods provide better performance than others, but at the expense of practicality. For example, recognition can be improved under non-stationary noise by using a microphone array, however such a set up is more expensive.</w:t>
      </w:r>
    </w:p>
    <w:p w14:paraId="4502925D" w14:textId="3C59F761" w:rsidR="00242CBF" w:rsidRDefault="00370161" w:rsidP="00370161">
      <w:pPr>
        <w:keepNext/>
        <w:jc w:val="center"/>
      </w:pPr>
      <w:r>
        <w:rPr>
          <w:noProof/>
          <w:lang w:val="en-US" w:eastAsia="en-US"/>
        </w:rPr>
        <w:lastRenderedPageBreak/>
        <w:drawing>
          <wp:inline distT="0" distB="0" distL="0" distR="0" wp14:anchorId="437D7100" wp14:editId="62742006">
            <wp:extent cx="4398010" cy="7827010"/>
            <wp:effectExtent l="0" t="0" r="0" b="0"/>
            <wp:docPr id="6" name="Picture 6" descr="Macintosh HD:Users:Ash:Dropbox:Uni:2014:Thesis:Report:Charts:speech-enhancement-methods sid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sh:Dropbox:Uni:2014:Thesis:Report:Charts:speech-enhancement-methods side.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8010" cy="7827010"/>
                    </a:xfrm>
                    <a:prstGeom prst="rect">
                      <a:avLst/>
                    </a:prstGeom>
                    <a:noFill/>
                    <a:ln>
                      <a:noFill/>
                    </a:ln>
                  </pic:spPr>
                </pic:pic>
              </a:graphicData>
            </a:graphic>
          </wp:inline>
        </w:drawing>
      </w:r>
    </w:p>
    <w:p w14:paraId="081BF7C1" w14:textId="7D0DE950" w:rsidR="00BE78D6" w:rsidRDefault="00242CBF" w:rsidP="00242CBF">
      <w:pPr>
        <w:pStyle w:val="Caption"/>
      </w:pPr>
      <w:bookmarkStart w:id="140" w:name="_Ref261089835"/>
      <w:bookmarkStart w:id="141" w:name="_Toc261250748"/>
      <w:r>
        <w:t xml:space="preserve">Figure </w:t>
      </w:r>
      <w:r w:rsidR="0027647B">
        <w:fldChar w:fldCharType="begin"/>
      </w:r>
      <w:r w:rsidR="0027647B">
        <w:instrText xml:space="preserve"> STYLEREF 1 \s </w:instrText>
      </w:r>
      <w:r w:rsidR="0027647B">
        <w:fldChar w:fldCharType="separate"/>
      </w:r>
      <w:r w:rsidR="004565CC">
        <w:rPr>
          <w:noProof/>
        </w:rPr>
        <w:t>2</w:t>
      </w:r>
      <w:r w:rsidR="0027647B">
        <w:fldChar w:fldCharType="end"/>
      </w:r>
      <w:r w:rsidR="0027647B">
        <w:noBreakHyphen/>
      </w:r>
      <w:r w:rsidR="0027647B">
        <w:fldChar w:fldCharType="begin"/>
      </w:r>
      <w:r w:rsidR="0027647B">
        <w:instrText xml:space="preserve"> SEQ Figure \* ARABIC \s 1 </w:instrText>
      </w:r>
      <w:r w:rsidR="0027647B">
        <w:fldChar w:fldCharType="separate"/>
      </w:r>
      <w:r w:rsidR="004565CC">
        <w:rPr>
          <w:noProof/>
        </w:rPr>
        <w:t>1</w:t>
      </w:r>
      <w:r w:rsidR="0027647B">
        <w:fldChar w:fldCharType="end"/>
      </w:r>
      <w:bookmarkEnd w:id="140"/>
      <w:r>
        <w:t xml:space="preserve"> – Some classifications of Speech Enhancement Methods</w:t>
      </w:r>
      <w:bookmarkEnd w:id="141"/>
    </w:p>
    <w:p w14:paraId="54E5ECDB" w14:textId="0D64F8CF" w:rsidR="00242CBF" w:rsidDel="00242CBF" w:rsidRDefault="00242CBF" w:rsidP="00D46E6A">
      <w:pPr>
        <w:rPr>
          <w:del w:id="142" w:author="Ashley Gillman" w:date="2014-05-07T13:53:00Z"/>
        </w:rPr>
      </w:pPr>
    </w:p>
    <w:p w14:paraId="26EFD946" w14:textId="6099356B" w:rsidR="005A25EF" w:rsidRPr="00D46E6A" w:rsidDel="00242CBF" w:rsidRDefault="005A25EF" w:rsidP="00D46E6A">
      <w:pPr>
        <w:rPr>
          <w:del w:id="143" w:author="Ashley Gillman" w:date="2014-05-07T13:53:00Z"/>
        </w:rPr>
      </w:pPr>
      <w:del w:id="144" w:author="Ashley Gillman" w:date="2014-05-07T13:53:00Z">
        <w:r w:rsidDel="00242CBF">
          <w:delText>Speech enhancement</w:delText>
        </w:r>
        <w:r w:rsidR="0090654C" w:rsidDel="00242CBF">
          <w:delText xml:space="preserve"> methods </w:delText>
        </w:r>
        <w:r w:rsidDel="00242CBF">
          <w:delText>can be monaural</w:delText>
        </w:r>
        <w:r w:rsidR="00B41E83" w:rsidDel="00242CBF">
          <w:delText xml:space="preserve">, binaural, or may use a microphone array. Monaural </w:delText>
        </w:r>
        <w:r w:rsidR="0090654C" w:rsidDel="00242CBF">
          <w:delText>methods use a single channel recording, i.e. only use a single microphone. Binaural methods employ two microphones to replicate human heari</w:delText>
        </w:r>
        <w:r w:rsidR="003D1981" w:rsidDel="00242CBF">
          <w:delText>ng. These methods are popular as h</w:delText>
        </w:r>
        <w:r w:rsidR="0090654C" w:rsidDel="00242CBF">
          <w:delText xml:space="preserve">uman </w:delText>
        </w:r>
        <w:r w:rsidR="00251E46" w:rsidDel="00242CBF">
          <w:delText>recognition</w:delText>
        </w:r>
        <w:r w:rsidR="0090654C" w:rsidDel="00242CBF">
          <w:delText xml:space="preserve"> is better </w:delText>
        </w:r>
        <w:r w:rsidR="003D1981" w:rsidDel="00242CBF">
          <w:delText>with</w:delText>
        </w:r>
        <w:r w:rsidR="0090654C" w:rsidDel="00242CBF">
          <w:delText xml:space="preserve"> binaural recordings, as </w:delText>
        </w:r>
        <w:r w:rsidR="00251E46" w:rsidDel="00242CBF">
          <w:delText>spat</w:delText>
        </w:r>
        <w:r w:rsidR="0090654C" w:rsidDel="00242CBF">
          <w:delText xml:space="preserve">ial context can be drawn </w:delText>
        </w:r>
        <w:r w:rsidR="0090654C" w:rsidDel="00242CBF">
          <w:fldChar w:fldCharType="begin"/>
        </w:r>
      </w:del>
      <w:r w:rsidR="00F33117">
        <w:instrText xml:space="preserve"> ADDIN EN.CITE &lt;EndNote&gt;&lt;Cite&gt;&lt;Author&gt;Pollack&lt;/Author&gt;&lt;Year&gt;1958&lt;/Year&gt;&lt;RecNum&gt;3&lt;/RecNum&gt;&lt;DisplayText&gt;[10]&lt;/DisplayText&gt;&lt;record&gt;&lt;rec-number&gt;3&lt;/rec-number&gt;&lt;foreign-keys&gt;&lt;key app="EN" db-id="5dxrfv0zyvsrr2expadxex5pprw2vrvw9rza" timestamp="1394331025"&gt;3&lt;/key&gt;&lt;/foreign-keys&gt;&lt;ref-type name="Journal Article"&gt;17&lt;/ref-type&gt;&lt;contributors&gt;&lt;authors&gt;&lt;author&gt;Pollack, Irwin&lt;/author&gt;&lt;author&gt;Pickett, J. M.&lt;/author&gt;&lt;/authors&gt;&lt;/contributors&gt;&lt;titles&gt;&lt;title&gt;Stereophonic Listening and Speech Intelligibility against Voice Babble&lt;/title&gt;&lt;secondary-title&gt;The Journal of the Acoustical Society of America&lt;/secondary-title&gt;&lt;/titles&gt;&lt;periodical&gt;&lt;full-title&gt;The Journal of the Acoustical Society of America&lt;/full-title&gt;&lt;/periodical&gt;&lt;pages&gt;131-133&lt;/pages&gt;&lt;volume&gt;30&lt;/volume&gt;&lt;number&gt;2&lt;/number&gt;&lt;dates&gt;&lt;year&gt;1958&lt;/year&gt;&lt;/dates&gt;&lt;urls&gt;&lt;related-urls&gt;&lt;url&gt;http://scitation.aip.org/content/asa/journal/jasa/30/2/10.1121/1.1909505&lt;/url&gt;&lt;/related-urls&gt;&lt;/urls&gt;&lt;electronic-resource-num&gt;doi:http://dx.doi.org/10.1121/1.1909505&lt;/electronic-resource-num&gt;&lt;/record&gt;&lt;/Cite&gt;&lt;/EndNote&gt;</w:instrText>
      </w:r>
      <w:del w:id="145" w:author="Ashley Gillman" w:date="2014-05-07T13:53:00Z">
        <w:r w:rsidR="0090654C" w:rsidDel="00242CBF">
          <w:fldChar w:fldCharType="separate"/>
        </w:r>
      </w:del>
      <w:r w:rsidR="00F33117">
        <w:rPr>
          <w:noProof/>
        </w:rPr>
        <w:t>[10]</w:t>
      </w:r>
      <w:del w:id="146" w:author="Ashley Gillman" w:date="2014-05-07T13:53:00Z">
        <w:r w:rsidR="0090654C" w:rsidDel="00242CBF">
          <w:fldChar w:fldCharType="end"/>
        </w:r>
        <w:r w:rsidR="0090654C" w:rsidDel="00242CBF">
          <w:delText>. Finally, some speech enhancement methods incorporate microphone arrays</w:delText>
        </w:r>
        <w:r w:rsidR="005C0C60" w:rsidDel="00242CBF">
          <w:delText xml:space="preserve"> in order to maximise special context </w:delText>
        </w:r>
        <w:r w:rsidR="005C0C60" w:rsidDel="00242CBF">
          <w:fldChar w:fldCharType="begin"/>
        </w:r>
      </w:del>
      <w:r w:rsidR="00F33117">
        <w:instrText xml:space="preserve"> ADDIN EN.CITE &lt;EndNote&gt;&lt;Cite&gt;&lt;Author&gt;Pollack&lt;/Author&gt;&lt;Year&gt;1958&lt;/Year&gt;&lt;RecNum&gt;3&lt;/RecNum&gt;&lt;DisplayText&gt;[10]&lt;/DisplayText&gt;&lt;record&gt;&lt;rec-number&gt;3&lt;/rec-number&gt;&lt;foreign-keys&gt;&lt;key app="EN" db-id="5dxrfv0zyvsrr2expadxex5pprw2vrvw9rza" timestamp="1394331025"&gt;3&lt;/key&gt;&lt;/foreign-keys&gt;&lt;ref-type name="Journal Article"&gt;17&lt;/ref-type&gt;&lt;contributors&gt;&lt;authors&gt;&lt;author&gt;Pollack, Irwin&lt;/author&gt;&lt;author&gt;Pickett, J. M.&lt;/author&gt;&lt;/authors&gt;&lt;/contributors&gt;&lt;titles&gt;&lt;title&gt;Stereophonic Listening and Speech Intelligibility against Voice Babble&lt;/title&gt;&lt;secondary-title&gt;The Journal of the Acoustical Society of America&lt;/secondary-title&gt;&lt;/titles&gt;&lt;periodical&gt;&lt;full-title&gt;The Journal of the Acoustical Society of America&lt;/full-title&gt;&lt;/periodical&gt;&lt;pages&gt;131-133&lt;/pages&gt;&lt;volume&gt;30&lt;/volume&gt;&lt;number&gt;2&lt;/number&gt;&lt;dates&gt;&lt;year&gt;1958&lt;/year&gt;&lt;/dates&gt;&lt;urls&gt;&lt;related-urls&gt;&lt;url&gt;http://scitation.aip.org/content/asa/journal/jasa/30/2/10.1121/1.1909505&lt;/url&gt;&lt;/related-urls&gt;&lt;/urls&gt;&lt;electronic-resource-num&gt;doi:http://dx.doi.org/10.1121/1.1909505&lt;/electronic-resource-num&gt;&lt;/record&gt;&lt;/Cite&gt;&lt;/EndNote&gt;</w:instrText>
      </w:r>
      <w:del w:id="147" w:author="Ashley Gillman" w:date="2014-05-07T13:53:00Z">
        <w:r w:rsidR="005C0C60" w:rsidDel="00242CBF">
          <w:fldChar w:fldCharType="separate"/>
        </w:r>
      </w:del>
      <w:r w:rsidR="00F33117">
        <w:rPr>
          <w:noProof/>
        </w:rPr>
        <w:t>[10]</w:t>
      </w:r>
      <w:del w:id="148" w:author="Ashley Gillman" w:date="2014-05-07T13:53:00Z">
        <w:r w:rsidR="005C0C60" w:rsidDel="00242CBF">
          <w:fldChar w:fldCharType="end"/>
        </w:r>
        <w:r w:rsidR="003D1981" w:rsidDel="00242CBF">
          <w:delText>. T</w:delText>
        </w:r>
        <w:r w:rsidR="005C0C60" w:rsidDel="00242CBF">
          <w:delText xml:space="preserve">he latter two methods provide superior location-dependant source-separation, </w:delText>
        </w:r>
        <w:r w:rsidR="003D1981" w:rsidDel="00242CBF">
          <w:delText>although</w:delText>
        </w:r>
        <w:r w:rsidR="005C0C60" w:rsidDel="00242CBF">
          <w:delText xml:space="preserve"> require specialised hardware that is not practical in many circumstances. Because of this fact, only monaural methods are considered in this thesis.</w:delText>
        </w:r>
      </w:del>
    </w:p>
    <w:p w14:paraId="2A108555" w14:textId="0D13B379" w:rsidR="00D46E6A" w:rsidRPr="006C2276" w:rsidDel="00242CBF" w:rsidRDefault="00D46E6A" w:rsidP="00D46E6A">
      <w:pPr>
        <w:rPr>
          <w:del w:id="149" w:author="Ashley Gillman" w:date="2014-05-07T13:55:00Z"/>
        </w:rPr>
      </w:pPr>
      <w:del w:id="150" w:author="Ashley Gillman" w:date="2014-05-07T13:55:00Z">
        <w:r w:rsidDel="00242CBF">
          <w:delText xml:space="preserve">The simplest method of speech enhancement is through spectral subtraction, where noise is estimates and subtracted from the signal </w:delText>
        </w:r>
        <w:r w:rsidDel="00242CBF">
          <w:fldChar w:fldCharType="begin"/>
        </w:r>
      </w:del>
      <w:r w:rsidR="00F33117">
        <w:instrText xml:space="preserve"> ADDIN EN.CITE &lt;EndNote&gt;&lt;Cite&gt;&lt;Author&gt;Loizou&lt;/Author&gt;&lt;Year&gt;2013&lt;/Year&gt;&lt;RecNum&gt;20&lt;/RecNum&gt;&lt;DisplayText&gt;[14]&lt;/DisplayText&gt;&lt;record&gt;&lt;rec-number&gt;20&lt;/rec-number&gt;&lt;foreign-keys&gt;&lt;key app="EN" db-id="5dxrfv0zyvsrr2expadxex5pprw2vrvw9rza" timestamp="1396921243"&gt;20&lt;/key&gt;&lt;/foreign-keys&gt;&lt;ref-type name="Book Section"&gt;5&lt;/ref-type&gt;&lt;contributors&gt;&lt;authors&gt;&lt;author&gt;Loizou, P.C.&lt;/author&gt;&lt;/authors&gt;&lt;/contributors&gt;&lt;titles&gt;&lt;title&gt;Classes of Speech Enhancement Algorithms&lt;/title&gt;&lt;secondary-title&gt;Speech Enhancement: Theory and Practice, Second Edition&lt;/secondary-title&gt;&lt;/titles&gt;&lt;dates&gt;&lt;year&gt;2013&lt;/year&gt;&lt;/dates&gt;&lt;publisher&gt;Taylor &amp;amp; Francis&lt;/publisher&gt;&lt;isbn&gt;9781466504219&lt;/isbn&gt;&lt;urls&gt;&lt;related-urls&gt;&lt;url&gt;http://books.google.com.au/books?id=ntXLfZkuGTwC&lt;/url&gt;&lt;/related-urls&gt;&lt;/urls&gt;&lt;/record&gt;&lt;/Cite&gt;&lt;/EndNote&gt;</w:instrText>
      </w:r>
      <w:del w:id="151" w:author="Ashley Gillman" w:date="2014-05-07T13:55:00Z">
        <w:r w:rsidDel="00242CBF">
          <w:fldChar w:fldCharType="separate"/>
        </w:r>
      </w:del>
      <w:r w:rsidR="00F33117">
        <w:rPr>
          <w:noProof/>
        </w:rPr>
        <w:t>[14]</w:t>
      </w:r>
      <w:del w:id="152" w:author="Ashley Gillman" w:date="2014-05-07T13:55:00Z">
        <w:r w:rsidDel="00242CBF">
          <w:fldChar w:fldCharType="end"/>
        </w:r>
        <w:r w:rsidDel="00242CBF">
          <w:delText xml:space="preserve">. Due to this technique’s subtractive nature, it is inherently useful against additive noise, which is generally expected in speech signals. Spectral subtraction performance is limited by the error estimation algorithm, and is generally only applied to relatively steady-state noise conditions such as SSN </w:delText>
        </w:r>
        <w:r w:rsidDel="00242CBF">
          <w:fldChar w:fldCharType="begin"/>
        </w:r>
      </w:del>
      <w:r w:rsidR="00F33117">
        <w:instrText xml:space="preserve"> ADDIN EN.CITE &lt;EndNote&gt;&lt;Cite&gt;&lt;Author&gt;Kamath&lt;/Author&gt;&lt;Year&gt;2002&lt;/Year&gt;&lt;RecNum&gt;22&lt;/RecNum&gt;&lt;DisplayText&gt;[12, 15]&lt;/DisplayText&gt;&lt;record&gt;&lt;rec-number&gt;22&lt;/rec-number&gt;&lt;foreign-keys&gt;&lt;key app="EN" db-id="5dxrfv0zyvsrr2expadxex5pprw2vrvw9rza" timestamp="1397264847"&gt;22&lt;/key&gt;&lt;/foreign-keys&gt;&lt;ref-type name="Conference Proceedings"&gt;10&lt;/ref-type&gt;&lt;contributors&gt;&lt;authors&gt;&lt;author&gt;Kamath, Sunil&lt;/author&gt;&lt;author&gt;Loizou, Philipos&lt;/author&gt;&lt;/authors&gt;&lt;/contributors&gt;&lt;titles&gt;&lt;title&gt;A multi-band spectral subtraction method for enhancing speech corrupted by colored noise&lt;/title&gt;&lt;secondary-title&gt;IEEE international conference on acoustics speech and signal processing&lt;/secondary-title&gt;&lt;/titles&gt;&lt;pages&gt;4164-4164&lt;/pages&gt;&lt;volume&gt;4&lt;/volume&gt;&lt;dates&gt;&lt;year&gt;2002&lt;/year&gt;&lt;/dates&gt;&lt;publisher&gt;Citeseer&lt;/publisher&gt;&lt;isbn&gt;0749-8411&lt;/isbn&gt;&lt;urls&gt;&lt;/urls&gt;&lt;/record&gt;&lt;/Cite&gt;&lt;Cite&gt;&lt;Author&gt;Yang&lt;/Author&gt;&lt;Year&gt;2005&lt;/Year&gt;&lt;RecNum&gt;23&lt;/RecNum&gt;&lt;record&gt;&lt;rec-number&gt;23&lt;/rec-number&gt;&lt;foreign-keys&gt;&lt;key app="EN" db-id="5dxrfv0zyvsrr2expadxex5pprw2vrvw9rza" timestamp="1397266756"&gt;23&lt;/key&gt;&lt;/foreign-keys&gt;&lt;ref-type name="Journal Article"&gt;17&lt;/ref-type&gt;&lt;contributors&gt;&lt;authors&gt;&lt;author&gt;Yang, Li-Ping&lt;/author&gt;&lt;author&gt;Fu, Qian-Jie&lt;/author&gt;&lt;/authors&gt;&lt;/contributors&gt;&lt;titles&gt;&lt;title&gt;Spectral subtraction-based speech enhancement for cochlear implant patients in background noise&lt;/title&gt;&lt;secondary-title&gt;The Journal of the Acoustical Society of America&lt;/secondary-title&gt;&lt;/titles&gt;&lt;periodical&gt;&lt;full-title&gt;The Journal of the Acoustical Society of America&lt;/full-title&gt;&lt;/periodical&gt;&lt;pages&gt;1001-1004&lt;/pages&gt;&lt;volume&gt;117&lt;/volume&gt;&lt;number&gt;3&lt;/number&gt;&lt;dates&gt;&lt;year&gt;2005&lt;/year&gt;&lt;/dates&gt;&lt;isbn&gt;0001-4966&lt;/isbn&gt;&lt;urls&gt;&lt;/urls&gt;&lt;/record&gt;&lt;/Cite&gt;&lt;/EndNote&gt;</w:instrText>
      </w:r>
      <w:del w:id="153" w:author="Ashley Gillman" w:date="2014-05-07T13:55:00Z">
        <w:r w:rsidDel="00242CBF">
          <w:fldChar w:fldCharType="separate"/>
        </w:r>
      </w:del>
      <w:r w:rsidR="00F33117">
        <w:rPr>
          <w:noProof/>
        </w:rPr>
        <w:t>[12, 15]</w:t>
      </w:r>
      <w:del w:id="154" w:author="Ashley Gillman" w:date="2014-05-07T13:55:00Z">
        <w:r w:rsidDel="00242CBF">
          <w:fldChar w:fldCharType="end"/>
        </w:r>
        <w:r w:rsidDel="00242CBF">
          <w:delText>.</w:delText>
        </w:r>
      </w:del>
    </w:p>
    <w:p w14:paraId="58DB84A6" w14:textId="13C1353E" w:rsidR="003C1653" w:rsidRPr="00321661" w:rsidDel="00242CBF" w:rsidRDefault="00D46E6A" w:rsidP="003C1653">
      <w:pPr>
        <w:rPr>
          <w:del w:id="155" w:author="Ashley Gillman" w:date="2014-05-07T13:55:00Z"/>
          <w:highlight w:val="yellow"/>
        </w:rPr>
      </w:pPr>
      <w:del w:id="156" w:author="Ashley Gillman" w:date="2014-05-07T13:55:00Z">
        <w:r w:rsidRPr="00321661" w:rsidDel="00242CBF">
          <w:rPr>
            <w:highlight w:val="yellow"/>
          </w:rPr>
          <w:delText>Statistical models</w:delText>
        </w:r>
      </w:del>
    </w:p>
    <w:p w14:paraId="56D7CF71" w14:textId="762436D4" w:rsidR="00D46E6A" w:rsidRPr="00321661" w:rsidDel="00242CBF" w:rsidRDefault="00D46E6A" w:rsidP="003C1653">
      <w:pPr>
        <w:rPr>
          <w:del w:id="157" w:author="Ashley Gillman" w:date="2014-05-07T13:55:00Z"/>
          <w:highlight w:val="yellow"/>
        </w:rPr>
      </w:pPr>
      <w:del w:id="158" w:author="Ashley Gillman" w:date="2014-05-07T13:55:00Z">
        <w:r w:rsidRPr="00321661" w:rsidDel="00242CBF">
          <w:rPr>
            <w:highlight w:val="yellow"/>
          </w:rPr>
          <w:delText>Subspace</w:delText>
        </w:r>
      </w:del>
    </w:p>
    <w:p w14:paraId="54964FC4" w14:textId="665862C4" w:rsidR="00D46E6A" w:rsidRPr="00321661" w:rsidDel="00242CBF" w:rsidRDefault="00D46E6A" w:rsidP="003C1653">
      <w:pPr>
        <w:rPr>
          <w:del w:id="159" w:author="Ashley Gillman" w:date="2014-05-07T13:55:00Z"/>
          <w:highlight w:val="yellow"/>
        </w:rPr>
      </w:pPr>
      <w:del w:id="160" w:author="Ashley Gillman" w:date="2014-05-07T13:55:00Z">
        <w:r w:rsidRPr="00321661" w:rsidDel="00242CBF">
          <w:rPr>
            <w:highlight w:val="yellow"/>
          </w:rPr>
          <w:delText>Binary Mask</w:delText>
        </w:r>
      </w:del>
    </w:p>
    <w:p w14:paraId="24FDD7D0" w14:textId="77777777" w:rsidR="005A320C" w:rsidRDefault="00E016F6" w:rsidP="00E016F6">
      <w:pPr>
        <w:pStyle w:val="Heading2"/>
      </w:pPr>
      <w:bookmarkStart w:id="161" w:name="_Toc261250720"/>
      <w:r>
        <w:t>Modelling Babble</w:t>
      </w:r>
      <w:bookmarkEnd w:id="161"/>
    </w:p>
    <w:p w14:paraId="38B101DE" w14:textId="43DF2715" w:rsidR="00F23FDE" w:rsidRDefault="00F23FDE" w:rsidP="007A311F">
      <w:pPr>
        <w:tabs>
          <w:tab w:val="left" w:pos="7797"/>
        </w:tabs>
      </w:pPr>
      <w:r>
        <w:t>In a multi-speaker environment, and ig</w:t>
      </w:r>
      <w:r w:rsidR="00CE73A3">
        <w:t xml:space="preserve">noring other forms of noise, a </w:t>
      </w:r>
      <w:r w:rsidRPr="007A311F">
        <w:t>signal</w:t>
      </w:r>
      <w:r>
        <w:t xml:space="preserve"> can be considered a sum of multiple speakers:</w:t>
      </w:r>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850"/>
      </w:tblGrid>
      <w:tr w:rsidR="007A311F" w:rsidRPr="007A311F" w14:paraId="5B2E7BAC" w14:textId="77777777" w:rsidTr="00E739C8">
        <w:tc>
          <w:tcPr>
            <w:tcW w:w="817" w:type="dxa"/>
          </w:tcPr>
          <w:p w14:paraId="5175AC93" w14:textId="77777777" w:rsidR="007A311F" w:rsidRPr="007A311F" w:rsidRDefault="007A311F" w:rsidP="007A311F">
            <w:pPr>
              <w:spacing w:line="240" w:lineRule="auto"/>
            </w:pPr>
          </w:p>
        </w:tc>
        <w:tc>
          <w:tcPr>
            <w:tcW w:w="6804" w:type="dxa"/>
          </w:tcPr>
          <w:p w14:paraId="2A6A7525" w14:textId="35611C79" w:rsidR="007A311F" w:rsidRPr="007A311F" w:rsidRDefault="00306201" w:rsidP="00E739C8">
            <w:pPr>
              <w:spacing w:line="240" w:lineRule="auto"/>
              <w:ind w:left="34"/>
            </w:pPr>
            <m:oMathPara>
              <m:oMath>
                <m:sSub>
                  <m:sSubPr>
                    <m:ctrlPr>
                      <w:rPr>
                        <w:rFonts w:ascii="Cambria Math" w:hAnsi="Cambria Math"/>
                        <w:i/>
                      </w:rPr>
                    </m:ctrlPr>
                  </m:sSubPr>
                  <m:e>
                    <m:r>
                      <w:rPr>
                        <w:rFonts w:ascii="Cambria Math" w:hAnsi="Cambria Math"/>
                      </w:rPr>
                      <m:t>X</m:t>
                    </m:r>
                  </m:e>
                  <m:sub>
                    <m:r>
                      <w:rPr>
                        <w:rFonts w:ascii="Cambria Math" w:hAnsi="Cambria Math"/>
                      </w:rPr>
                      <m:t>Babble</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Speakers</m:t>
                        </m:r>
                      </m:sub>
                    </m:sSub>
                  </m:e>
                </m:nary>
              </m:oMath>
            </m:oMathPara>
          </w:p>
        </w:tc>
        <w:tc>
          <w:tcPr>
            <w:tcW w:w="850" w:type="dxa"/>
          </w:tcPr>
          <w:p w14:paraId="511CDBF1" w14:textId="5DDF4537" w:rsidR="007A311F" w:rsidRPr="007A311F" w:rsidRDefault="00B9231E" w:rsidP="00B9231E">
            <w:pPr>
              <w:pStyle w:val="Caption"/>
            </w:pPr>
            <w:bookmarkStart w:id="162" w:name="_Ref260377332"/>
            <w:r>
              <w:t>(</w:t>
            </w:r>
            <w:fldSimple w:instr=" STYLEREF  1 \s \* MERGEFORMAT ">
              <w:r w:rsidR="004565CC">
                <w:rPr>
                  <w:noProof/>
                </w:rPr>
                <w:t>2</w:t>
              </w:r>
            </w:fldSimple>
            <w:r>
              <w:t>-</w:t>
            </w:r>
            <w:fldSimple w:instr=" SEQ  Equation \* ARABIC \s 1 \* MERGEFORMAT ">
              <w:r w:rsidR="004565CC">
                <w:rPr>
                  <w:noProof/>
                </w:rPr>
                <w:t>1</w:t>
              </w:r>
            </w:fldSimple>
            <w:r>
              <w:t>)</w:t>
            </w:r>
            <w:bookmarkEnd w:id="162"/>
          </w:p>
        </w:tc>
      </w:tr>
    </w:tbl>
    <w:p w14:paraId="3F9F1DAC" w14:textId="466BB5A2" w:rsidR="00F23FDE" w:rsidRDefault="00CE73A3" w:rsidP="00F23FDE">
      <w:r>
        <w:fldChar w:fldCharType="begin"/>
      </w:r>
      <w:r>
        <w:instrText xml:space="preserve"> REF _Ref260377332 \h </w:instrText>
      </w:r>
      <w:r>
        <w:fldChar w:fldCharType="separate"/>
      </w:r>
      <w:r w:rsidR="004565CC">
        <w:t>(</w:t>
      </w:r>
      <w:r w:rsidR="004565CC">
        <w:rPr>
          <w:noProof/>
        </w:rPr>
        <w:t>2</w:t>
      </w:r>
      <w:r w:rsidR="004565CC">
        <w:t>-</w:t>
      </w:r>
      <w:r w:rsidR="004565CC">
        <w:rPr>
          <w:noProof/>
        </w:rPr>
        <w:t>1</w:t>
      </w:r>
      <w:r w:rsidR="004565CC">
        <w:t>)</w:t>
      </w:r>
      <w:r>
        <w:fldChar w:fldCharType="end"/>
      </w:r>
      <w:r>
        <w:t xml:space="preserve"> </w:t>
      </w:r>
      <w:proofErr w:type="gramStart"/>
      <w:r w:rsidR="00F23FDE">
        <w:t>follows</w:t>
      </w:r>
      <w:proofErr w:type="gramEnd"/>
      <w:r w:rsidR="00F23FDE">
        <w:t xml:space="preserve"> directly from the definition of babble. The number o</w:t>
      </w:r>
      <w:r w:rsidR="007A495D">
        <w:t>f speaker signals used may vary, but to align with</w:t>
      </w:r>
      <w:r w:rsidR="00F23FDE">
        <w:t xml:space="preserve"> </w:t>
      </w:r>
      <w:proofErr w:type="spellStart"/>
      <w:r w:rsidR="00F23FDE">
        <w:t>with</w:t>
      </w:r>
      <w:proofErr w:type="spellEnd"/>
      <w:r w:rsidR="00F23FDE">
        <w:t xml:space="preserve"> the definition </w:t>
      </w:r>
      <w:r w:rsidR="002C201E">
        <w:t>for</w:t>
      </w:r>
      <w:r w:rsidR="00F23FDE">
        <w:t xml:space="preserve"> babble should be between three and six.</w:t>
      </w:r>
      <w:r>
        <w:t xml:space="preserve"> </w:t>
      </w:r>
    </w:p>
    <w:p w14:paraId="1E0E5963" w14:textId="2787F84B" w:rsidR="00413723" w:rsidRPr="00413723" w:rsidRDefault="00413723" w:rsidP="00413723">
      <w:pPr>
        <w:pStyle w:val="Heading3"/>
      </w:pPr>
      <w:bookmarkStart w:id="163" w:name="_Toc261250721"/>
      <w:r>
        <w:t>For Generation</w:t>
      </w:r>
      <w:bookmarkEnd w:id="163"/>
    </w:p>
    <w:p w14:paraId="76E5F199" w14:textId="0A6B16C4" w:rsidR="00E739C8" w:rsidRDefault="00E3083E" w:rsidP="005A320C">
      <w:r>
        <w:t xml:space="preserve">It is generally desirable in testing to be able to present noise at different </w:t>
      </w:r>
      <w:r w:rsidR="00B91B6A">
        <w:t>Signal-to-Noise Ratios (</w:t>
      </w:r>
      <w:r>
        <w:t>SNRs</w:t>
      </w:r>
      <w:r w:rsidR="00B91B6A">
        <w:t>)</w:t>
      </w:r>
      <w:r>
        <w:t>.</w:t>
      </w:r>
      <w:r w:rsidR="00272E22">
        <w:t xml:space="preserve"> Rather than recording </w:t>
      </w:r>
      <w:r w:rsidR="003F71E1">
        <w:t>noise</w:t>
      </w:r>
      <w:r w:rsidR="00272E22">
        <w:t xml:space="preserve"> in a range of conditions </w:t>
      </w:r>
      <w:r w:rsidR="007A495D">
        <w:t>directly,</w:t>
      </w:r>
      <w:r w:rsidR="00272E22">
        <w:t xml:space="preserve"> it is more convenient to have separate speech </w:t>
      </w:r>
      <w:r w:rsidR="003F71E1">
        <w:t>and noise and to model the speech with noise signal.</w:t>
      </w:r>
      <w:r w:rsidR="00272E22">
        <w:t xml:space="preserve"> </w:t>
      </w:r>
      <w:r w:rsidR="003F71E1">
        <w:t xml:space="preserve">Thus, the effects of babble are often modelled rather than directly recorded. </w:t>
      </w:r>
      <w:r w:rsidR="008D6335">
        <w:t xml:space="preserve">This type of babble can be classed as synthetic babble, and may or may not accurately represent real babble </w:t>
      </w:r>
      <w:r w:rsidR="008D6335">
        <w:fldChar w:fldCharType="begin"/>
      </w:r>
      <w:r w:rsidR="00E45EF9">
        <w:instrText xml:space="preserve"> ADDIN EN.CITE &lt;EndNote&gt;&lt;Cite&gt;&lt;Author&gt;Krishnamurthy&lt;/Author&gt;&lt;Year&gt;2009&lt;/Year&gt;&lt;RecNum&gt;4&lt;/RecNum&gt;&lt;DisplayText&gt;[6]&lt;/DisplayText&gt;&lt;record&gt;&lt;rec-number&gt;4&lt;/rec-number&gt;&lt;foreign-keys&gt;&lt;key app="EN" db-id="5dxrfv0zyvsrr2expadxex5pprw2vrvw9rza" timestamp="1394331708"&gt;4&lt;/key&gt;&lt;/foreign-keys&gt;&lt;ref-type name="Journal Article"&gt;17&lt;/ref-type&gt;&lt;contributors&gt;&lt;authors&gt;&lt;author&gt;Krishnamurthy, Nitish&lt;/author&gt;&lt;author&gt;Hansen, John HL&lt;/author&gt;&lt;/authors&gt;&lt;/contributors&gt;&lt;titles&gt;&lt;title&gt;Babble noise: modeling, analysis, and applications&lt;/title&gt;&lt;secondary-title&gt;Audio, Speech, and Language Processing, IEEE Transactions on&lt;/secondary-title&gt;&lt;/titles&gt;&lt;periodical&gt;&lt;full-title&gt;Audio, Speech, and Language Processing, IEEE Transactions on&lt;/full-title&gt;&lt;/periodical&gt;&lt;pages&gt;1394-1407&lt;/pages&gt;&lt;volume&gt;17&lt;/volume&gt;&lt;number&gt;7&lt;/number&gt;&lt;dates&gt;&lt;year&gt;2009&lt;/year&gt;&lt;/dates&gt;&lt;isbn&gt;1558-7916&lt;/isbn&gt;&lt;urls&gt;&lt;/urls&gt;&lt;/record&gt;&lt;/Cite&gt;&lt;/EndNote&gt;</w:instrText>
      </w:r>
      <w:r w:rsidR="008D6335">
        <w:fldChar w:fldCharType="separate"/>
      </w:r>
      <w:r w:rsidR="00E45EF9">
        <w:rPr>
          <w:noProof/>
        </w:rPr>
        <w:t>[6]</w:t>
      </w:r>
      <w:r w:rsidR="008D6335">
        <w:fldChar w:fldCharType="end"/>
      </w:r>
      <w:r w:rsidR="008D6335">
        <w:t>.</w:t>
      </w:r>
    </w:p>
    <w:p w14:paraId="66C56013" w14:textId="6B9AAAF1" w:rsidR="00CE73A3" w:rsidRDefault="003F71E1" w:rsidP="00EE1A15">
      <w:r>
        <w:t>The most common method of creating synthetic babble is to use a number of speech recordings, add</w:t>
      </w:r>
      <w:r w:rsidR="003D1981">
        <w:t>ing</w:t>
      </w:r>
      <w:r w:rsidR="00F55DB1">
        <w:t xml:space="preserve"> them together to form babble</w:t>
      </w:r>
      <w:r>
        <w:t>. This presents a number of issues. Firstly, real conversati</w:t>
      </w:r>
      <w:r w:rsidR="00EB0926">
        <w:t xml:space="preserve">ons are not simply a number of </w:t>
      </w:r>
      <w:r>
        <w:t>v</w:t>
      </w:r>
      <w:r w:rsidR="007A495D">
        <w:t>oices speaking simultaneously. R</w:t>
      </w:r>
      <w:r>
        <w:t>ather</w:t>
      </w:r>
      <w:r w:rsidR="007A495D">
        <w:t>,</w:t>
      </w:r>
      <w:r>
        <w:t xml:space="preserve"> conversations are</w:t>
      </w:r>
      <w:r w:rsidR="00EB0926">
        <w:t xml:space="preserve"> dynamic, where there is generally one speaker but occasionally more or none</w:t>
      </w:r>
      <w:r>
        <w:t xml:space="preserve"> </w:t>
      </w:r>
      <w:r>
        <w:fldChar w:fldCharType="begin"/>
      </w:r>
      <w:r w:rsidR="00E45EF9">
        <w:instrText xml:space="preserve"> ADDIN EN.CITE &lt;EndNote&gt;&lt;Cite&gt;&lt;Author&gt;Krishnamurthy&lt;/Author&gt;&lt;Year&gt;2009&lt;/Year&gt;&lt;RecNum&gt;4&lt;/RecNum&gt;&lt;DisplayText&gt;[6]&lt;/DisplayText&gt;&lt;record&gt;&lt;rec-number&gt;4&lt;/rec-number&gt;&lt;foreign-keys&gt;&lt;key app="EN" db-id="5dxrfv0zyvsrr2expadxex5pprw2vrvw9rza" timestamp="1394331708"&gt;4&lt;/key&gt;&lt;/foreign-keys&gt;&lt;ref-type name="Journal Article"&gt;17&lt;/ref-type&gt;&lt;contributors&gt;&lt;authors&gt;&lt;author&gt;Krishnamurthy, Nitish&lt;/author&gt;&lt;author&gt;Hansen, John HL&lt;/author&gt;&lt;/authors&gt;&lt;/contributors&gt;&lt;titles&gt;&lt;title&gt;Babble noise: modeling, analysis, and applications&lt;/title&gt;&lt;secondary-title&gt;Audio, Speech, and Language Processing, IEEE Transactions on&lt;/secondary-title&gt;&lt;/titles&gt;&lt;periodical&gt;&lt;full-title&gt;Audio, Speech, and Language Processing, IEEE Transactions on&lt;/full-title&gt;&lt;/periodical&gt;&lt;pages&gt;1394-1407&lt;/pages&gt;&lt;volume&gt;17&lt;/volume&gt;&lt;number&gt;7&lt;/number&gt;&lt;dates&gt;&lt;year&gt;2009&lt;/year&gt;&lt;/dates&gt;&lt;isbn&gt;1558-7916&lt;/isbn&gt;&lt;urls&gt;&lt;/urls&gt;&lt;/record&gt;&lt;/Cite&gt;&lt;/EndNote&gt;</w:instrText>
      </w:r>
      <w:r>
        <w:fldChar w:fldCharType="separate"/>
      </w:r>
      <w:r w:rsidR="00E45EF9">
        <w:rPr>
          <w:noProof/>
        </w:rPr>
        <w:t>[6]</w:t>
      </w:r>
      <w:r>
        <w:fldChar w:fldCharType="end"/>
      </w:r>
      <w:r>
        <w:t>.</w:t>
      </w:r>
      <w:r w:rsidR="00EB0926">
        <w:t xml:space="preserve"> Secondly, </w:t>
      </w:r>
      <w:r w:rsidR="007A495D">
        <w:t>synthetic babble generally</w:t>
      </w:r>
      <w:r w:rsidR="00EB0926">
        <w:t xml:space="preserve"> does not take into effect environmental effects, such as reverb</w:t>
      </w:r>
      <w:r w:rsidR="005D3806">
        <w:t>eration</w:t>
      </w:r>
      <w:r w:rsidR="00EB0926">
        <w:t>, generally present alongside babble</w:t>
      </w:r>
      <w:r w:rsidR="000A2EF9">
        <w:t xml:space="preserve"> </w:t>
      </w:r>
      <w:r w:rsidR="000A2EF9">
        <w:fldChar w:fldCharType="begin"/>
      </w:r>
      <w:r w:rsidR="00E45EF9">
        <w:instrText xml:space="preserve"> ADDIN EN.CITE &lt;EndNote&gt;&lt;Cite&gt;&lt;Author&gt;Krishnamurthy&lt;/Author&gt;&lt;Year&gt;2009&lt;/Year&gt;&lt;RecNum&gt;4&lt;/RecNum&gt;&lt;DisplayText&gt;[6]&lt;/DisplayText&gt;&lt;record&gt;&lt;rec-number&gt;4&lt;/rec-number&gt;&lt;foreign-keys&gt;&lt;key app="EN" db-id="5dxrfv0zyvsrr2expadxex5pprw2vrvw9rza" timestamp="1394331708"&gt;4&lt;/key&gt;&lt;/foreign-keys&gt;&lt;ref-type name="Journal Article"&gt;17&lt;/ref-type&gt;&lt;contributors&gt;&lt;authors&gt;&lt;author&gt;Krishnamurthy, Nitish&lt;/author&gt;&lt;author&gt;Hansen, John HL&lt;/author&gt;&lt;/authors&gt;&lt;/contributors&gt;&lt;titles&gt;&lt;title&gt;Babble noise: modeling, analysis, and applications&lt;/title&gt;&lt;secondary-title&gt;Audio, Speech, and Language Processing, IEEE Transactions on&lt;/secondary-title&gt;&lt;/titles&gt;&lt;periodical&gt;&lt;full-title&gt;Audio, Speech, and Language Processing, IEEE Transactions on&lt;/full-title&gt;&lt;/periodical&gt;&lt;pages&gt;1394-1407&lt;/pages&gt;&lt;volume&gt;17&lt;/volume&gt;&lt;number&gt;7&lt;/number&gt;&lt;dates&gt;&lt;year&gt;2009&lt;/year&gt;&lt;/dates&gt;&lt;isbn&gt;1558-7916&lt;/isbn&gt;&lt;urls&gt;&lt;/urls&gt;&lt;/record&gt;&lt;/Cite&gt;&lt;/EndNote&gt;</w:instrText>
      </w:r>
      <w:r w:rsidR="000A2EF9">
        <w:fldChar w:fldCharType="separate"/>
      </w:r>
      <w:r w:rsidR="00E45EF9">
        <w:rPr>
          <w:noProof/>
        </w:rPr>
        <w:t>[6]</w:t>
      </w:r>
      <w:r w:rsidR="000A2EF9">
        <w:fldChar w:fldCharType="end"/>
      </w:r>
      <w:r w:rsidR="00EB0926">
        <w:t>.</w:t>
      </w:r>
    </w:p>
    <w:p w14:paraId="5B45D623" w14:textId="77777777" w:rsidR="00F23FDE" w:rsidRDefault="00413723" w:rsidP="00F23FDE">
      <w:pPr>
        <w:pStyle w:val="Heading3"/>
      </w:pPr>
      <w:bookmarkStart w:id="164" w:name="_Toc261250722"/>
      <w:r>
        <w:t>For Analysis and Enhancement</w:t>
      </w:r>
      <w:bookmarkEnd w:id="164"/>
    </w:p>
    <w:p w14:paraId="30A433FC" w14:textId="30C8EAB8" w:rsidR="00F23FDE" w:rsidRDefault="00F23FDE" w:rsidP="00F23FDE">
      <w:r>
        <w:t>For analysis, it is generally preferable to model a signal as a sum consisting of a desired component and a noise component. The babble model may exploit</w:t>
      </w:r>
      <w:r w:rsidR="00FF2BF2">
        <w:t xml:space="preserve"> </w:t>
      </w:r>
      <w:r w:rsidR="00FF2BF2">
        <w:fldChar w:fldCharType="begin"/>
      </w:r>
      <w:r w:rsidR="00FF2BF2">
        <w:instrText xml:space="preserve"> REF _Ref260377332 \h </w:instrText>
      </w:r>
      <w:r w:rsidR="00FF2BF2">
        <w:fldChar w:fldCharType="separate"/>
      </w:r>
      <w:r w:rsidR="004565CC">
        <w:t>(</w:t>
      </w:r>
      <w:r w:rsidR="004565CC">
        <w:rPr>
          <w:noProof/>
        </w:rPr>
        <w:t>2</w:t>
      </w:r>
      <w:r w:rsidR="004565CC">
        <w:t>-</w:t>
      </w:r>
      <w:r w:rsidR="004565CC">
        <w:rPr>
          <w:noProof/>
        </w:rPr>
        <w:t>1</w:t>
      </w:r>
      <w:r w:rsidR="004565CC">
        <w:t>)</w:t>
      </w:r>
      <w:r w:rsidR="00FF2BF2">
        <w:fldChar w:fldCharType="end"/>
      </w:r>
      <w:r>
        <w:t xml:space="preserve">, </w:t>
      </w:r>
      <w:r w:rsidR="00FF2BF2">
        <w:t>such that a single voice is modelled and extended to multiple speakers</w:t>
      </w:r>
      <w:r>
        <w:t xml:space="preserve"> </w:t>
      </w:r>
      <w:r>
        <w:fldChar w:fldCharType="begin"/>
      </w:r>
      <w:r w:rsidR="00E45EF9">
        <w:instrText xml:space="preserve"> ADDIN EN.CITE &lt;EndNote&gt;&lt;Cite&gt;&lt;Author&gt;Mohammadiha&lt;/Author&gt;&lt;Year&gt;2013&lt;/Year&gt;&lt;RecNum&gt;7&lt;/RecNum&gt;&lt;DisplayText&gt;[14]&lt;/DisplayText&gt;&lt;record&gt;&lt;rec-number&gt;7&lt;/rec-number&gt;&lt;foreign-keys&gt;&lt;key app="EN" db-id="5dxrfv0zyvsrr2expadxex5pprw2vrvw9rza" timestamp="1395186986"&gt;7&lt;/key&gt;&lt;/foreign-keys&gt;&lt;ref-type name="Journal Article"&gt;17&lt;/ref-type&gt;&lt;contributors&gt;&lt;authors&gt;&lt;author&gt;Mohammadiha, Nasser&lt;/author&gt;&lt;author&gt;Leijon, Arne&lt;/author&gt;&lt;/authors&gt;&lt;/contributors&gt;&lt;titles&gt;&lt;title&gt;Nonnegative HMM for babble noise derived from speech HMM: Application to speech enhancement&lt;/title&gt;&lt;/titles&gt;&lt;dates&gt;&lt;year&gt;2013&lt;/year&gt;&lt;/dates&gt;&lt;isbn&gt;1558-7916&lt;/isbn&gt;&lt;urls&gt;&lt;/urls&gt;&lt;/record&gt;&lt;/Cite&gt;&lt;/EndNote&gt;</w:instrText>
      </w:r>
      <w:r>
        <w:fldChar w:fldCharType="separate"/>
      </w:r>
      <w:r w:rsidR="00E45EF9">
        <w:rPr>
          <w:noProof/>
        </w:rPr>
        <w:t>[14]</w:t>
      </w:r>
      <w:r>
        <w:fldChar w:fldCharType="end"/>
      </w:r>
      <w:r>
        <w:t xml:space="preserve">, whereas other </w:t>
      </w:r>
      <w:r w:rsidR="00FF2BF2">
        <w:t>methods</w:t>
      </w:r>
      <w:r>
        <w:t xml:space="preserve"> leave the model</w:t>
      </w:r>
      <w:r w:rsidR="00FF2BF2">
        <w:t xml:space="preserve"> for babble as a</w:t>
      </w:r>
      <w:r>
        <w:t xml:space="preserve"> generic</w:t>
      </w:r>
      <w:r w:rsidR="00FF2BF2">
        <w:t xml:space="preserve"> noise model</w:t>
      </w:r>
      <w:r>
        <w:t xml:space="preserve"> </w:t>
      </w:r>
      <w:r>
        <w:fldChar w:fldCharType="begin"/>
      </w:r>
      <w:r w:rsidR="00E45EF9">
        <w:instrText xml:space="preserve"> ADDIN EN.CITE &lt;EndNote&gt;&lt;Cite&gt;&lt;Author&gt;Wilson&lt;/Author&gt;&lt;Year&gt;2008&lt;/Year&gt;&lt;RecNum&gt;10&lt;/RecNum&gt;&lt;DisplayText&gt;[15]&lt;/DisplayText&gt;&lt;record&gt;&lt;rec-number&gt;10&lt;/rec-number&gt;&lt;foreign-keys&gt;&lt;key app="EN" db-id="5dxrfv0zyvsrr2expadxex5pprw2vrvw9rza" timestamp="1395272184"&gt;10&lt;/key&gt;&lt;/foreign-keys&gt;&lt;ref-type name="Conference Proceedings"&gt;10&lt;/ref-type&gt;&lt;contributors&gt;&lt;authors&gt;&lt;author&gt;Wilson, Kevin W&lt;/author&gt;&lt;author&gt;Raj, Bhiksha&lt;/author&gt;&lt;author&gt;Smaragdis, Paris&lt;/author&gt;&lt;author&gt;Divakaran, Ajay&lt;/author&gt;&lt;/authors&gt;&lt;/contributors&gt;&lt;titles&gt;&lt;title&gt;Speech denoising using nonnegative matrix factorization with priors&lt;/title&gt;&lt;secondary-title&gt;ICASSP&lt;/secondary-title&gt;&lt;/titles&gt;&lt;pages&gt;4029-4032&lt;/pages&gt;&lt;dates&gt;&lt;year&gt;2008&lt;/year&gt;&lt;/dates&gt;&lt;urls&gt;&lt;/urls&gt;&lt;/record&gt;&lt;/Cite&gt;&lt;/EndNote&gt;</w:instrText>
      </w:r>
      <w:r>
        <w:fldChar w:fldCharType="separate"/>
      </w:r>
      <w:r w:rsidR="00E45EF9">
        <w:rPr>
          <w:noProof/>
        </w:rPr>
        <w:t>[15]</w:t>
      </w:r>
      <w:r>
        <w:fldChar w:fldCharType="end"/>
      </w:r>
      <w:r>
        <w:t>. The advantage of the latter is that the same model may be applicable to other forms of noise.</w:t>
      </w:r>
    </w:p>
    <w:p w14:paraId="01C4F24E" w14:textId="77777777" w:rsidR="00F23FDE" w:rsidRDefault="00F23FDE" w:rsidP="00F23FDE">
      <w:pPr>
        <w:pStyle w:val="Heading3"/>
      </w:pPr>
      <w:bookmarkStart w:id="165" w:name="_Toc261250723"/>
      <w:r>
        <w:t>Separating Speech from Babble</w:t>
      </w:r>
      <w:bookmarkEnd w:id="165"/>
    </w:p>
    <w:p w14:paraId="12EB7387" w14:textId="09C8A507" w:rsidR="005D394A" w:rsidRDefault="00CF105F" w:rsidP="00F23FDE">
      <w:r>
        <w:t>When the cocktail party problem was originally proposed, five factors were identified as to how the human brain may di</w:t>
      </w:r>
      <w:r w:rsidR="005B445C">
        <w:t xml:space="preserve">fferentiate between the sources </w:t>
      </w:r>
      <w:r w:rsidR="005B445C">
        <w:fldChar w:fldCharType="begin"/>
      </w:r>
      <w:r w:rsidR="005B445C">
        <w:instrText xml:space="preserve"> ADDIN EN.CITE &lt;EndNote&gt;&lt;Cite&gt;&lt;Author&gt;Cherry&lt;/Author&gt;&lt;Year&gt;1953&lt;/Year&gt;&lt;RecNum&gt;44&lt;/RecNum&gt;&lt;DisplayText&gt;[1]&lt;/DisplayText&gt;&lt;record&gt;&lt;rec-number&gt;44&lt;/rec-number&gt;&lt;foreign-keys&gt;&lt;key app="EN" db-id="5dxrfv0zyvsrr2expadxex5pprw2vrvw9rza" timestamp="1397622371"&gt;44&lt;/key&gt;&lt;/foreign-keys&gt;&lt;ref-type name="Journal Article"&gt;17&lt;/ref-type&gt;&lt;contributors&gt;&lt;authors&gt;&lt;author&gt;Cherry, E. Colin&lt;/author&gt;&lt;/authors&gt;&lt;/contributors&gt;&lt;titles&gt;&lt;title&gt;Some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related-urls&gt;&lt;url&gt;http://scitation.aip.org/content/asa/journal/jasa/25/5/10.1121/1.1907229&lt;/url&gt;&lt;/related-urls&gt;&lt;/urls&gt;&lt;electronic-resource-num&gt;doi:http://dx.doi.org/10.1121/1.1907229&lt;/electronic-resource-num&gt;&lt;/record&gt;&lt;/Cite&gt;&lt;/EndNote&gt;</w:instrText>
      </w:r>
      <w:r w:rsidR="005B445C">
        <w:fldChar w:fldCharType="separate"/>
      </w:r>
      <w:r w:rsidR="005B445C">
        <w:rPr>
          <w:noProof/>
        </w:rPr>
        <w:t>[1]</w:t>
      </w:r>
      <w:r w:rsidR="005B445C">
        <w:fldChar w:fldCharType="end"/>
      </w:r>
      <w:r w:rsidR="005B445C">
        <w:t xml:space="preserve">, shown in </w:t>
      </w:r>
      <w:r w:rsidR="005B445C">
        <w:fldChar w:fldCharType="begin"/>
      </w:r>
      <w:r w:rsidR="005B445C">
        <w:instrText xml:space="preserve"> REF _Ref261122604 \h </w:instrText>
      </w:r>
      <w:r w:rsidR="005B445C">
        <w:fldChar w:fldCharType="separate"/>
      </w:r>
      <w:r w:rsidR="004565CC">
        <w:t xml:space="preserve">Figure </w:t>
      </w:r>
      <w:r w:rsidR="004565CC">
        <w:rPr>
          <w:noProof/>
        </w:rPr>
        <w:t>2</w:t>
      </w:r>
      <w:r w:rsidR="004565CC">
        <w:noBreakHyphen/>
      </w:r>
      <w:r w:rsidR="004565CC">
        <w:rPr>
          <w:noProof/>
        </w:rPr>
        <w:t>2</w:t>
      </w:r>
      <w:r w:rsidR="005B445C">
        <w:fldChar w:fldCharType="end"/>
      </w:r>
      <w:r w:rsidR="005B445C">
        <w:t>.</w:t>
      </w:r>
    </w:p>
    <w:p w14:paraId="3F1107AD" w14:textId="6B6FC918" w:rsidR="00F33D2F" w:rsidRDefault="005B445C" w:rsidP="0027647B">
      <w:pPr>
        <w:spacing w:after="0" w:line="240" w:lineRule="auto"/>
        <w:jc w:val="center"/>
      </w:pPr>
      <w:del w:id="166" w:author="Ashley Gillman" w:date="2014-05-09T09:56:00Z">
        <w:r w:rsidDel="005C5A6C">
          <w:rPr>
            <w:noProof/>
            <w:lang w:val="en-US" w:eastAsia="en-US"/>
          </w:rPr>
          <w:lastRenderedPageBreak/>
          <w:drawing>
            <wp:inline distT="0" distB="0" distL="0" distR="0" wp14:anchorId="73A47B04" wp14:editId="3A828A4B">
              <wp:extent cx="4118066" cy="3921968"/>
              <wp:effectExtent l="0" t="0" r="0" b="0"/>
              <wp:docPr id="8" name="Picture 8" descr="Macintosh HD:Users:Ash:Downloads: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sh:Downloads:im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2552" t="6699" r="12755" b="11960"/>
                      <a:stretch/>
                    </pic:blipFill>
                    <pic:spPr bwMode="auto">
                      <a:xfrm>
                        <a:off x="0" y="0"/>
                        <a:ext cx="4118716" cy="3922587"/>
                      </a:xfrm>
                      <a:prstGeom prst="rect">
                        <a:avLst/>
                      </a:prstGeom>
                      <a:noFill/>
                      <a:ln>
                        <a:noFill/>
                      </a:ln>
                      <a:extLst>
                        <a:ext uri="{53640926-AAD7-44d8-BBD7-CCE9431645EC}">
                          <a14:shadowObscured xmlns:a14="http://schemas.microsoft.com/office/drawing/2010/main"/>
                        </a:ext>
                      </a:extLst>
                    </pic:spPr>
                  </pic:pic>
                </a:graphicData>
              </a:graphic>
            </wp:inline>
          </w:drawing>
        </w:r>
      </w:del>
      <w:r w:rsidR="005C5A6C">
        <w:rPr>
          <w:noProof/>
          <w:lang w:val="en-US" w:eastAsia="en-US"/>
        </w:rPr>
        <w:drawing>
          <wp:inline distT="0" distB="0" distL="0" distR="0" wp14:anchorId="30C7FF81" wp14:editId="2BD88921">
            <wp:extent cx="3942471" cy="3825431"/>
            <wp:effectExtent l="0" t="0" r="0" b="10160"/>
            <wp:docPr id="12" name="Picture 12" descr="Macintosh HD:Users:Ash:Dropbox:Uni:2014:Thesis:Report:Charts:babble Separation.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sh:Dropbox:Uni:2014:Thesis:Report:Charts:babble Separation.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7" cy="3826291"/>
                    </a:xfrm>
                    <a:prstGeom prst="rect">
                      <a:avLst/>
                    </a:prstGeom>
                    <a:noFill/>
                    <a:ln>
                      <a:noFill/>
                    </a:ln>
                  </pic:spPr>
                </pic:pic>
              </a:graphicData>
            </a:graphic>
          </wp:inline>
        </w:drawing>
      </w:r>
    </w:p>
    <w:p w14:paraId="00E698A4" w14:textId="69A82DD3" w:rsidR="00F33D2F" w:rsidRDefault="00F33D2F" w:rsidP="00F33D2F">
      <w:pPr>
        <w:pStyle w:val="Caption"/>
      </w:pPr>
      <w:bookmarkStart w:id="167" w:name="_Ref261122604"/>
      <w:r>
        <w:t xml:space="preserve">Figure </w:t>
      </w:r>
      <w:r w:rsidR="0027647B">
        <w:fldChar w:fldCharType="begin"/>
      </w:r>
      <w:r w:rsidR="0027647B">
        <w:instrText xml:space="preserve"> STYLEREF 1 \s </w:instrText>
      </w:r>
      <w:r w:rsidR="0027647B">
        <w:fldChar w:fldCharType="separate"/>
      </w:r>
      <w:r w:rsidR="004565CC">
        <w:rPr>
          <w:noProof/>
        </w:rPr>
        <w:t>2</w:t>
      </w:r>
      <w:r w:rsidR="0027647B">
        <w:fldChar w:fldCharType="end"/>
      </w:r>
      <w:r w:rsidR="0027647B">
        <w:noBreakHyphen/>
      </w:r>
      <w:r w:rsidR="0027647B">
        <w:fldChar w:fldCharType="begin"/>
      </w:r>
      <w:r w:rsidR="0027647B">
        <w:instrText xml:space="preserve"> SEQ Figure \* ARABIC \s 1 </w:instrText>
      </w:r>
      <w:r w:rsidR="0027647B">
        <w:fldChar w:fldCharType="separate"/>
      </w:r>
      <w:r w:rsidR="004565CC">
        <w:rPr>
          <w:noProof/>
        </w:rPr>
        <w:t>2</w:t>
      </w:r>
      <w:r w:rsidR="0027647B">
        <w:fldChar w:fldCharType="end"/>
      </w:r>
      <w:bookmarkEnd w:id="167"/>
      <w:r>
        <w:t xml:space="preserve"> – Differentiating Speech from Babble</w:t>
      </w:r>
    </w:p>
    <w:p w14:paraId="647F0E94" w14:textId="4E7902D1" w:rsidR="005B445C" w:rsidRDefault="005B445C" w:rsidP="00F23FDE">
      <w:r>
        <w:t xml:space="preserve">Algorithms taking advantage of spatial differences and visual cues, although effective </w:t>
      </w:r>
      <w:r>
        <w:fldChar w:fldCharType="begin"/>
      </w:r>
      <w:r w:rsidR="00E45EF9">
        <w:instrText xml:space="preserve"> ADDIN EN.CITE &lt;EndNote&gt;&lt;Cite&gt;&lt;Author&gt;Dupont&lt;/Author&gt;&lt;Year&gt;2000&lt;/Year&gt;&lt;RecNum&gt;60&lt;/RecNum&gt;&lt;DisplayText&gt;[16]&lt;/DisplayText&gt;&lt;record&gt;&lt;rec-number&gt;60&lt;/rec-number&gt;&lt;foreign-keys&gt;&lt;key app="EN" db-id="5dxrfv0zyvsrr2expadxex5pprw2vrvw9rza" timestamp="1399467829"&gt;60&lt;/key&gt;&lt;/foreign-keys&gt;&lt;ref-type name="Journal Article"&gt;17&lt;/ref-type&gt;&lt;contributors&gt;&lt;authors&gt;&lt;author&gt;Dupont, Stéphane&lt;/author&gt;&lt;author&gt;Luettin, Juergen&lt;/author&gt;&lt;/authors&gt;&lt;/contributors&gt;&lt;titles&gt;&lt;title&gt;Audio-visual speech modeling for continuous speech recognition&lt;/title&gt;&lt;secondary-title&gt;Multimedia, IEEE Transactions on&lt;/secondary-title&gt;&lt;/titles&gt;&lt;periodical&gt;&lt;full-title&gt;Multimedia, IEEE Transactions on&lt;/full-title&gt;&lt;/periodical&gt;&lt;pages&gt;141-151&lt;/pages&gt;&lt;volume&gt;2&lt;/volume&gt;&lt;number&gt;3&lt;/number&gt;&lt;dates&gt;&lt;year&gt;2000&lt;/year&gt;&lt;/dates&gt;&lt;isbn&gt;1520-9210&lt;/isbn&gt;&lt;urls&gt;&lt;/urls&gt;&lt;/record&gt;&lt;/Cite&gt;&lt;/EndNote&gt;</w:instrText>
      </w:r>
      <w:r>
        <w:fldChar w:fldCharType="separate"/>
      </w:r>
      <w:r w:rsidR="00E45EF9">
        <w:rPr>
          <w:noProof/>
        </w:rPr>
        <w:t>[16]</w:t>
      </w:r>
      <w:r>
        <w:fldChar w:fldCharType="end"/>
      </w:r>
      <w:r>
        <w:t xml:space="preserve">, require multiple channels and visual data. Subspace methods take advantage of differences in voices and differences in pronunciation. HMM models for speech recognition also take advantage of transitional probabilities </w:t>
      </w:r>
      <w:r>
        <w:fldChar w:fldCharType="begin"/>
      </w:r>
      <w:r w:rsidR="00E45EF9">
        <w:instrText xml:space="preserve"> ADDIN EN.CITE &lt;EndNote&gt;&lt;Cite&gt;&lt;Author&gt;Mohammadiha&lt;/Author&gt;&lt;Year&gt;2013&lt;/Year&gt;&lt;RecNum&gt;8&lt;/RecNum&gt;&lt;DisplayText&gt;[17]&lt;/DisplayText&gt;&lt;record&gt;&lt;rec-number&gt;8&lt;/rec-number&gt;&lt;foreign-keys&gt;&lt;key app="EN" db-id="5dxrfv0zyvsrr2expadxex5pprw2vrvw9rza" timestamp="1395192711"&gt;8&lt;/key&gt;&lt;/foreign-keys&gt;&lt;ref-type name="Journal Article"&gt;17&lt;/ref-type&gt;&lt;contributors&gt;&lt;authors&gt;&lt;author&gt;Mohammadiha, Nasser&lt;/author&gt;&lt;author&gt;Kleijn, W Bastiaan&lt;/author&gt;&lt;author&gt;Leijon, Arne&lt;/author&gt;&lt;/authors&gt;&lt;/contributors&gt;&lt;titles&gt;&lt;title&gt;Gamma Hidden Markov Model as a Probabilistic Nonnegative Matrix Factorization&lt;/title&gt;&lt;/titles&gt;&lt;dates&gt;&lt;year&gt;2013&lt;/year&gt;&lt;/dates&gt;&lt;urls&gt;&lt;/urls&gt;&lt;/record&gt;&lt;/Cite&gt;&lt;/EndNote&gt;</w:instrText>
      </w:r>
      <w:r>
        <w:fldChar w:fldCharType="separate"/>
      </w:r>
      <w:r w:rsidR="00E45EF9">
        <w:rPr>
          <w:noProof/>
        </w:rPr>
        <w:t>[17]</w:t>
      </w:r>
      <w:r>
        <w:fldChar w:fldCharType="end"/>
      </w:r>
      <w:r>
        <w:t>.</w:t>
      </w:r>
    </w:p>
    <w:p w14:paraId="198FFD75" w14:textId="77777777" w:rsidR="003B3C17" w:rsidRDefault="003B3C17" w:rsidP="003B3C17">
      <w:pPr>
        <w:pStyle w:val="Heading2"/>
      </w:pPr>
      <w:bookmarkStart w:id="168" w:name="_Toc261250724"/>
      <w:r>
        <w:t>Methods for Evaluation of Speech Enhancement</w:t>
      </w:r>
      <w:bookmarkEnd w:id="168"/>
    </w:p>
    <w:p w14:paraId="43FB3670" w14:textId="77777777" w:rsidR="003B3C17" w:rsidRDefault="003B3C17" w:rsidP="003B3C17">
      <w:r>
        <w:t>Methods for evaluating the intelligibility of speech, and by extension speech enhancement, can be classified by the type of recognition they measure: ASR vs. HR. This is necessary since ASR systems often recognise speech through a relatively low dimension feature vector, whereas the human brain is far more sensitive to the signal. An algorithm for enhancement may indeed improve the intelligibility for an ASR system, but side effects may be distracting or distortive to a human listener.</w:t>
      </w:r>
    </w:p>
    <w:p w14:paraId="176444BA" w14:textId="77777777" w:rsidR="003B3C17" w:rsidRDefault="003B3C17" w:rsidP="003B3C17">
      <w:pPr>
        <w:pStyle w:val="Heading3"/>
      </w:pPr>
      <w:bookmarkStart w:id="169" w:name="_Toc261250725"/>
      <w:r>
        <w:t>Human Recognition</w:t>
      </w:r>
      <w:bookmarkEnd w:id="169"/>
    </w:p>
    <w:p w14:paraId="7CAD4578" w14:textId="60FC72E8" w:rsidR="003B3C17" w:rsidRDefault="003B3C17" w:rsidP="003B3C17">
      <w:r>
        <w:t xml:space="preserve">Intelligibility of a speech signal by humans is difficult to accurately and quantitatively measure. The most obvious measure is to have human </w:t>
      </w:r>
      <w:r w:rsidR="005D3806">
        <w:t>test subjects</w:t>
      </w:r>
      <w:r>
        <w:t xml:space="preserve"> listen to signals and </w:t>
      </w:r>
      <w:proofErr w:type="gramStart"/>
      <w:r>
        <w:t>judge which</w:t>
      </w:r>
      <w:proofErr w:type="gramEnd"/>
      <w:r>
        <w:t xml:space="preserve"> are more intelligible. In order to achieve reputable, repeatable and accurate results a large test is required with a large number of test subjects and recordings.</w:t>
      </w:r>
    </w:p>
    <w:p w14:paraId="1E4F0BC0" w14:textId="6F595904" w:rsidR="003B3C17" w:rsidRPr="00C8110A" w:rsidRDefault="003B3C17" w:rsidP="003B3C17">
      <w:r>
        <w:lastRenderedPageBreak/>
        <w:t xml:space="preserve">The International Telecommunication Union’s (ITU’s) standard for such tests is the Mean Opinion Score (MOS) </w:t>
      </w:r>
      <w:r>
        <w:fldChar w:fldCharType="begin"/>
      </w:r>
      <w:r w:rsidR="00E45EF9">
        <w:instrText xml:space="preserve"> ADDIN EN.CITE &lt;EndNote&gt;&lt;Cite&gt;&lt;Author&gt;International Telecommunication Union&lt;/Author&gt;&lt;Year&gt;1996&lt;/Year&gt;&lt;RecNum&gt;53&lt;/RecNum&gt;&lt;DisplayText&gt;[18]&lt;/DisplayText&gt;&lt;record&gt;&lt;rec-number&gt;53&lt;/rec-number&gt;&lt;foreign-keys&gt;&lt;key app="EN" db-id="5dxrfv0zyvsrr2expadxex5pprw2vrvw9rza" timestamp="1399203609"&gt;53&lt;/key&gt;&lt;/foreign-keys&gt;&lt;ref-type name="Journal Article"&gt;17&lt;/ref-type&gt;&lt;contributors&gt;&lt;authors&gt;&lt;author&gt;International Telecommunication Union,&lt;/author&gt;&lt;/authors&gt;&lt;/contributors&gt;&lt;titles&gt;&lt;title&gt;P.800: Methods for subjective determination of transmission quality&lt;/title&gt;&lt;secondary-title&gt;ITU-T Recommendation&lt;/secondary-title&gt;&lt;/titles&gt;&lt;periodical&gt;&lt;full-title&gt;ITU-T Recommendation&lt;/full-title&gt;&lt;/periodical&gt;&lt;dates&gt;&lt;year&gt;1996&lt;/year&gt;&lt;/dates&gt;&lt;urls&gt;&lt;/urls&gt;&lt;/record&gt;&lt;/Cite&gt;&lt;/EndNote&gt;</w:instrText>
      </w:r>
      <w:r>
        <w:fldChar w:fldCharType="separate"/>
      </w:r>
      <w:r w:rsidR="00E45EF9">
        <w:rPr>
          <w:noProof/>
        </w:rPr>
        <w:t>[18]</w:t>
      </w:r>
      <w:r>
        <w:fldChar w:fldCharType="end"/>
      </w:r>
      <w:r>
        <w:t xml:space="preserve">. The test is designed to give an indication of the quality of telecommunication transmission, but is applicable as a measure of speech intelligibility. The MOS results are a score calculated by the mean of the listeners’ scores </w:t>
      </w:r>
      <w:r w:rsidR="005D3806">
        <w:t>in the range one to five, with one</w:t>
      </w:r>
      <w:r>
        <w:t xml:space="preserve"> repr</w:t>
      </w:r>
      <w:r w:rsidR="005D3806">
        <w:t>esenting the worst quality and five</w:t>
      </w:r>
      <w:r>
        <w:t xml:space="preserve"> representing the highest quality of intelligibility.</w:t>
      </w:r>
    </w:p>
    <w:p w14:paraId="34FC0AEC" w14:textId="364B6129" w:rsidR="003B3C17" w:rsidRDefault="003B3C17" w:rsidP="003B3C17">
      <w:r>
        <w:t xml:space="preserve">Perceptual Evaluation of Speech Quality (PESQ) is the ITU’s standard for evaluation of objective speech quality </w:t>
      </w:r>
      <w:r>
        <w:fldChar w:fldCharType="begin"/>
      </w:r>
      <w:r w:rsidR="00E45EF9">
        <w:instrText xml:space="preserve"> ADDIN EN.CITE &lt;EndNote&gt;&lt;Cite&gt;&lt;Author&gt;International Telecommunication Union&lt;/Author&gt;&lt;Year&gt;2001&lt;/Year&gt;&lt;RecNum&gt;54&lt;/RecNum&gt;&lt;DisplayText&gt;[19]&lt;/DisplayText&gt;&lt;record&gt;&lt;rec-number&gt;54&lt;/rec-number&gt;&lt;foreign-keys&gt;&lt;key app="EN" db-id="5dxrfv0zyvsrr2expadxex5pprw2vrvw9rza" timestamp="1399204964"&gt;54&lt;/key&gt;&lt;/foreign-keys&gt;&lt;ref-type name="Journal Article"&gt;17&lt;/ref-type&gt;&lt;contributors&gt;&lt;authors&gt;&lt;author&gt;International Telecommunication Union,&lt;/author&gt;&lt;/authors&gt;&lt;/contributors&gt;&lt;titles&gt;&lt;title&gt;P.862: Perceptual evaluation of speech quality (PESQ), an objective method for end-to-end speech quality assessment of narrowband telephone networks and speech codecs&lt;/title&gt;&lt;secondary-title&gt;ITU-T Recommendation&lt;/secondary-title&gt;&lt;/titles&gt;&lt;periodical&gt;&lt;full-title&gt;ITU-T Recommendation&lt;/full-title&gt;&lt;/periodical&gt;&lt;pages&gt;862&lt;/pages&gt;&lt;dates&gt;&lt;year&gt;2001&lt;/year&gt;&lt;/dates&gt;&lt;urls&gt;&lt;/urls&gt;&lt;/record&gt;&lt;/Cite&gt;&lt;/EndNote&gt;</w:instrText>
      </w:r>
      <w:r>
        <w:fldChar w:fldCharType="separate"/>
      </w:r>
      <w:r w:rsidR="00E45EF9">
        <w:rPr>
          <w:noProof/>
        </w:rPr>
        <w:t>[19]</w:t>
      </w:r>
      <w:r>
        <w:fldChar w:fldCharType="end"/>
      </w:r>
      <w:r>
        <w:t>. This method provides an algorithm which estimates the</w:t>
      </w:r>
      <w:r w:rsidR="005D3806">
        <w:t xml:space="preserve"> improvement</w:t>
      </w:r>
      <w:r>
        <w:t xml:space="preserve"> quality by comparing a system’s input and output </w:t>
      </w:r>
      <w:r>
        <w:fldChar w:fldCharType="begin"/>
      </w:r>
      <w:r w:rsidR="00E45EF9">
        <w:instrText xml:space="preserve"> ADDIN EN.CITE &lt;EndNote&gt;&lt;Cite&gt;&lt;Author&gt;Rix&lt;/Author&gt;&lt;Year&gt;2001&lt;/Year&gt;&lt;RecNum&gt;52&lt;/RecNum&gt;&lt;DisplayText&gt;[20]&lt;/DisplayText&gt;&lt;record&gt;&lt;rec-number&gt;52&lt;/rec-number&gt;&lt;foreign-keys&gt;&lt;key app="EN" db-id="5dxrfv0zyvsrr2expadxex5pprw2vrvw9rza" timestamp="1399090803"&gt;52&lt;/key&gt;&lt;/foreign-keys&gt;&lt;ref-type name="Conference Proceedings"&gt;10&lt;/ref-type&gt;&lt;contributors&gt;&lt;authors&gt;&lt;author&gt;Rix, Antony W&lt;/author&gt;&lt;author&gt;Beerends, John G&lt;/author&gt;&lt;author&gt;Hollier, Michael P&lt;/author&gt;&lt;author&gt;Hekstra, Andries P&lt;/author&gt;&lt;/authors&gt;&lt;/contributors&gt;&lt;titles&gt;&lt;title&gt;Perceptual evaluation of speech quality (PESQ)-a new method for speech quality assessment of telephone networks and codecs&lt;/title&gt;&lt;secondary-title&gt;Acoustics, Speech, and Signal Processing, 2001. Proceedings.(ICASSP&amp;apos;01). 2001 IEEE International Conference on&lt;/secondary-title&gt;&lt;/titles&gt;&lt;pages&gt;749-752&lt;/pages&gt;&lt;volume&gt;2&lt;/volume&gt;&lt;dates&gt;&lt;year&gt;2001&lt;/year&gt;&lt;/dates&gt;&lt;publisher&gt;IEEE&lt;/publisher&gt;&lt;isbn&gt;0780370414&lt;/isbn&gt;&lt;urls&gt;&lt;/urls&gt;&lt;/record&gt;&lt;/Cite&gt;&lt;/EndNote&gt;</w:instrText>
      </w:r>
      <w:r>
        <w:fldChar w:fldCharType="separate"/>
      </w:r>
      <w:r w:rsidR="00E45EF9">
        <w:rPr>
          <w:noProof/>
        </w:rPr>
        <w:t>[20]</w:t>
      </w:r>
      <w:r>
        <w:fldChar w:fldCharType="end"/>
      </w:r>
      <w:r>
        <w:t xml:space="preserve">. Results show PESQ scores give consistent and reliable estimates on human perception, </w:t>
      </w:r>
      <w:r w:rsidR="00DF2201">
        <w:t>although</w:t>
      </w:r>
      <w:r>
        <w:t xml:space="preserve"> </w:t>
      </w:r>
      <w:r w:rsidR="001457A4">
        <w:t>are not</w:t>
      </w:r>
      <w:r>
        <w:t xml:space="preserve"> directly </w:t>
      </w:r>
      <w:r w:rsidR="001457A4">
        <w:t>comparable</w:t>
      </w:r>
      <w:r>
        <w:t xml:space="preserve"> with MOS scores</w:t>
      </w:r>
      <w:r w:rsidR="001457A4">
        <w:t xml:space="preserve"> </w:t>
      </w:r>
      <w:r w:rsidR="001457A4">
        <w:fldChar w:fldCharType="begin"/>
      </w:r>
      <w:r w:rsidR="00E45EF9">
        <w:instrText xml:space="preserve"> ADDIN EN.CITE &lt;EndNote&gt;&lt;Cite&gt;&lt;Author&gt;Rix&lt;/Author&gt;&lt;Year&gt;2003&lt;/Year&gt;&lt;RecNum&gt;61&lt;/RecNum&gt;&lt;DisplayText&gt;[21]&lt;/DisplayText&gt;&lt;record&gt;&lt;rec-number&gt;61&lt;/rec-number&gt;&lt;foreign-keys&gt;&lt;key app="EN" db-id="5dxrfv0zyvsrr2expadxex5pprw2vrvw9rza" timestamp="1399512417"&gt;61&lt;/key&gt;&lt;/foreign-keys&gt;&lt;ref-type name="Journal Article"&gt;17&lt;/ref-type&gt;&lt;contributors&gt;&lt;authors&gt;&lt;author&gt;Rix, Antony W&lt;/author&gt;&lt;/authors&gt;&lt;/contributors&gt;&lt;titles&gt;&lt;title&gt;Comparison between subjective listening quality and P. 862 PESQ score&lt;/title&gt;&lt;secondary-title&gt;Proc. Measurement of Speech and Audio Quality in Networks (MESAQIN’03), Prague, Czech Republic&lt;/secondary-title&gt;&lt;/titles&gt;&lt;periodical&gt;&lt;full-title&gt;Proc. Measurement of Speech and Audio Quality in Networks (MESAQIN’03), Prague, Czech Republic&lt;/full-title&gt;&lt;/periodical&gt;&lt;dates&gt;&lt;year&gt;2003&lt;/year&gt;&lt;/dates&gt;&lt;urls&gt;&lt;/urls&gt;&lt;/record&gt;&lt;/Cite&gt;&lt;/EndNote&gt;</w:instrText>
      </w:r>
      <w:r w:rsidR="001457A4">
        <w:fldChar w:fldCharType="separate"/>
      </w:r>
      <w:r w:rsidR="00E45EF9">
        <w:rPr>
          <w:noProof/>
        </w:rPr>
        <w:t>[21]</w:t>
      </w:r>
      <w:r w:rsidR="001457A4">
        <w:fldChar w:fldCharType="end"/>
      </w:r>
      <w:r>
        <w:t>.</w:t>
      </w:r>
    </w:p>
    <w:p w14:paraId="45522F39" w14:textId="595C17BC" w:rsidR="00B91B6A" w:rsidRDefault="00B91B6A" w:rsidP="003B3C17">
      <w:r>
        <w:t xml:space="preserve">Other methods for measuring perceptual quality include </w:t>
      </w:r>
      <w:r w:rsidR="00BD193B">
        <w:t xml:space="preserve">long-term SNR, </w:t>
      </w:r>
      <w:r>
        <w:t xml:space="preserve">segmental SNR, weighted spectral slope, log-likelihood ratio, </w:t>
      </w:r>
      <w:proofErr w:type="spellStart"/>
      <w:r>
        <w:t>Itakura</w:t>
      </w:r>
      <w:proofErr w:type="spellEnd"/>
      <w:r>
        <w:t>-Saito distance, cepstrum distance,</w:t>
      </w:r>
      <w:r w:rsidR="003F7EC3">
        <w:t xml:space="preserve"> Spectral Distortion (SD), Source-to-Distortion Ration (SDR)</w:t>
      </w:r>
      <w:r>
        <w:t xml:space="preserve"> and variations</w:t>
      </w:r>
      <w:r w:rsidR="00EE50FF">
        <w:t xml:space="preserve"> </w:t>
      </w:r>
      <w:r w:rsidR="00EE50FF">
        <w:fldChar w:fldCharType="begin"/>
      </w:r>
      <w:r w:rsidR="00E45EF9">
        <w:instrText xml:space="preserve"> ADDIN EN.CITE &lt;EndNote&gt;&lt;Cite&gt;&lt;Author&gt;Hu&lt;/Author&gt;&lt;Year&gt;2008&lt;/Year&gt;&lt;RecNum&gt;27&lt;/RecNum&gt;&lt;DisplayText&gt;[22]&lt;/DisplayText&gt;&lt;record&gt;&lt;rec-number&gt;27&lt;/rec-number&gt;&lt;foreign-keys&gt;&lt;key app="EN" db-id="5dxrfv0zyvsrr2expadxex5pprw2vrvw9rza" timestamp="1397276292"&gt;27&lt;/key&gt;&lt;/foreign-keys&gt;&lt;ref-type name="Journal Article"&gt;17&lt;/ref-type&gt;&lt;contributors&gt;&lt;authors&gt;&lt;author&gt;Hu, Yi&lt;/author&gt;&lt;author&gt;Loizou, Philipos C&lt;/author&gt;&lt;/authors&gt;&lt;/contributors&gt;&lt;titles&gt;&lt;title&gt;Evaluation of objective quality measures for speech enhancement&lt;/title&gt;&lt;secondary-title&gt;Audio, Speech, and Language Processing, IEEE Transactions on&lt;/secondary-title&gt;&lt;/titles&gt;&lt;periodical&gt;&lt;full-title&gt;Audio, Speech, and Language Processing, IEEE Transactions on&lt;/full-title&gt;&lt;/periodical&gt;&lt;pages&gt;229-238&lt;/pages&gt;&lt;volume&gt;16&lt;/volume&gt;&lt;number&gt;1&lt;/number&gt;&lt;dates&gt;&lt;year&gt;2008&lt;/year&gt;&lt;/dates&gt;&lt;isbn&gt;1558-7916&lt;/isbn&gt;&lt;urls&gt;&lt;/urls&gt;&lt;/record&gt;&lt;/Cite&gt;&lt;/EndNote&gt;</w:instrText>
      </w:r>
      <w:r w:rsidR="00EE50FF">
        <w:fldChar w:fldCharType="separate"/>
      </w:r>
      <w:r w:rsidR="00E45EF9">
        <w:rPr>
          <w:noProof/>
        </w:rPr>
        <w:t>[22]</w:t>
      </w:r>
      <w:r w:rsidR="00EE50FF">
        <w:fldChar w:fldCharType="end"/>
      </w:r>
      <w:r>
        <w:t>.</w:t>
      </w:r>
    </w:p>
    <w:p w14:paraId="078672B4" w14:textId="4BEB1B10" w:rsidR="003B3C17" w:rsidRDefault="003B3C17" w:rsidP="003B3C17">
      <w:pPr>
        <w:pStyle w:val="Heading3"/>
      </w:pPr>
      <w:bookmarkStart w:id="170" w:name="_Toc261250726"/>
      <w:r>
        <w:t>Machine Recognitions</w:t>
      </w:r>
      <w:bookmarkEnd w:id="170"/>
    </w:p>
    <w:p w14:paraId="29591F9E" w14:textId="309A742F" w:rsidR="001457A4" w:rsidRDefault="00B91B6A" w:rsidP="001457A4">
      <w:r>
        <w:t xml:space="preserve">The most common technique to evaluate machine recognition quality of speech is to run an ASR algorithm on the signal and perform a comparison of the </w:t>
      </w:r>
      <w:r w:rsidR="003F7EC3">
        <w:t>Word Recognition Rate (WRR)</w:t>
      </w:r>
      <w:r>
        <w:t>. It should be noted that this method is somewhat limited, in that different ASR algorithms, which may implement different feature vectors, may perform differently. As such, results from different ASR algorithms are not directly comparable.</w:t>
      </w:r>
    </w:p>
    <w:p w14:paraId="020B1099" w14:textId="578799C0" w:rsidR="0027647B" w:rsidRDefault="0027647B" w:rsidP="001457A4">
      <w:r>
        <w:t xml:space="preserve">Algorithms in literature tend to limit evaluation methods to either human recognition or machine recognition methods, as seen in </w:t>
      </w:r>
      <w:r>
        <w:fldChar w:fldCharType="begin"/>
      </w:r>
      <w:r>
        <w:instrText xml:space="preserve"> REF _Ref261199771 \h </w:instrText>
      </w:r>
      <w:r>
        <w:fldChar w:fldCharType="separate"/>
      </w:r>
      <w:r w:rsidR="004565CC">
        <w:t xml:space="preserve">Figure </w:t>
      </w:r>
      <w:r w:rsidR="004565CC">
        <w:rPr>
          <w:noProof/>
        </w:rPr>
        <w:t>2</w:t>
      </w:r>
      <w:r w:rsidR="004565CC">
        <w:noBreakHyphen/>
      </w:r>
      <w:r w:rsidR="004565CC">
        <w:rPr>
          <w:noProof/>
        </w:rPr>
        <w:t>3</w:t>
      </w:r>
      <w:r>
        <w:fldChar w:fldCharType="end"/>
      </w:r>
      <w:r w:rsidR="005D3806">
        <w:t>, showing the evaluation measures used in various papers</w:t>
      </w:r>
      <w:r>
        <w:t>.</w:t>
      </w:r>
      <w:r w:rsidR="00E45EF9">
        <w:t xml:space="preserve"> This data was gathered from the following papers </w:t>
      </w:r>
      <w:r w:rsidR="00E45EF9">
        <w:fldChar w:fldCharType="begin">
          <w:fldData xml:space="preserve">PEVuZE5vdGU+PENpdGU+PEF1dGhvcj5XaWxzb248L0F1dGhvcj48WWVhcj4yMDA4PC9ZZWFyPjxS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</w:fldData>
        </w:fldChar>
      </w:r>
      <w:r w:rsidR="00E45EF9">
        <w:instrText xml:space="preserve"> ADDIN EN.CITE </w:instrText>
      </w:r>
      <w:r w:rsidR="00E45EF9">
        <w:fldChar w:fldCharType="begin">
          <w:fldData xml:space="preserve">PEVuZE5vdGU+PENpdGU+PEF1dGhvcj5XaWxzb248L0F1dGhvcj48WWVhcj4yMDA4PC9ZZWFyPjxS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</w:fldData>
        </w:fldChar>
      </w:r>
      <w:r w:rsidR="00E45EF9">
        <w:instrText xml:space="preserve"> ADDIN EN.CITE.DATA </w:instrText>
      </w:r>
      <w:r w:rsidR="00E45EF9">
        <w:fldChar w:fldCharType="end"/>
      </w:r>
      <w:r w:rsidR="00E45EF9">
        <w:fldChar w:fldCharType="separate"/>
      </w:r>
      <w:r w:rsidR="00E45EF9">
        <w:rPr>
          <w:noProof/>
        </w:rPr>
        <w:t>[14, 15, 23-27]</w:t>
      </w:r>
      <w:r w:rsidR="00E45EF9">
        <w:fldChar w:fldCharType="end"/>
      </w:r>
      <w:r w:rsidR="00E45EF9">
        <w:t>.</w:t>
      </w:r>
    </w:p>
    <w:p w14:paraId="647047D6" w14:textId="0632C5E4" w:rsidR="0027647B" w:rsidRDefault="00931576" w:rsidP="00931576">
      <w:pPr>
        <w:keepNext/>
        <w:spacing w:after="120" w:line="240" w:lineRule="auto"/>
      </w:pPr>
      <w:r>
        <w:rPr>
          <w:noProof/>
          <w:lang w:val="en-US" w:eastAsia="en-US"/>
        </w:rPr>
        <w:lastRenderedPageBreak/>
        <w:drawing>
          <wp:inline distT="0" distB="0" distL="0" distR="0" wp14:anchorId="06607586" wp14:editId="64DE7871">
            <wp:extent cx="4598711" cy="3656449"/>
            <wp:effectExtent l="0" t="0" r="0" b="1270"/>
            <wp:docPr id="13" name="Picture 13" descr="Macintosh HD:Users:Ash:Dropbox:Uni:2014:Thesis:Report:Charts:assessment Method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sh:Dropbox:Uni:2014:Thesis:Report:Charts:assessment Methods.e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8711" cy="3656449"/>
                    </a:xfrm>
                    <a:prstGeom prst="rect">
                      <a:avLst/>
                    </a:prstGeom>
                    <a:noFill/>
                    <a:ln>
                      <a:noFill/>
                    </a:ln>
                  </pic:spPr>
                </pic:pic>
              </a:graphicData>
            </a:graphic>
          </wp:inline>
        </w:drawing>
      </w:r>
    </w:p>
    <w:p w14:paraId="20379913" w14:textId="08225244" w:rsidR="00BD193B" w:rsidRPr="001457A4" w:rsidRDefault="0027647B" w:rsidP="0027647B">
      <w:pPr>
        <w:pStyle w:val="Caption"/>
      </w:pPr>
      <w:bookmarkStart w:id="171" w:name="_Ref261199771"/>
      <w:bookmarkStart w:id="172" w:name="_Toc261250749"/>
      <w:r>
        <w:t xml:space="preserve">Figure </w:t>
      </w:r>
      <w:r>
        <w:fldChar w:fldCharType="begin"/>
      </w:r>
      <w:r>
        <w:instrText xml:space="preserve"> STYLEREF 1 \s </w:instrText>
      </w:r>
      <w:r>
        <w:fldChar w:fldCharType="separate"/>
      </w:r>
      <w:r w:rsidR="004565CC">
        <w:rPr>
          <w:noProof/>
        </w:rPr>
        <w:t>2</w:t>
      </w:r>
      <w:r>
        <w:fldChar w:fldCharType="end"/>
      </w:r>
      <w:r>
        <w:noBreakHyphen/>
      </w:r>
      <w:r>
        <w:fldChar w:fldCharType="begin"/>
      </w:r>
      <w:r>
        <w:instrText xml:space="preserve"> SEQ Figure \* ARABIC \s 1 </w:instrText>
      </w:r>
      <w:r>
        <w:fldChar w:fldCharType="separate"/>
      </w:r>
      <w:r w:rsidR="004565CC">
        <w:rPr>
          <w:noProof/>
        </w:rPr>
        <w:t>3</w:t>
      </w:r>
      <w:r>
        <w:fldChar w:fldCharType="end"/>
      </w:r>
      <w:bookmarkEnd w:id="171"/>
      <w:r>
        <w:t xml:space="preserve"> – Evaluation methods used</w:t>
      </w:r>
      <w:r w:rsidR="00F55DB1">
        <w:t xml:space="preserve"> in literature</w:t>
      </w:r>
      <w:bookmarkEnd w:id="172"/>
    </w:p>
    <w:p w14:paraId="42C95F54" w14:textId="54FFE845" w:rsidR="00EE1A15" w:rsidRDefault="005B445C" w:rsidP="0043081B">
      <w:pPr>
        <w:pStyle w:val="Heading2"/>
      </w:pPr>
      <w:bookmarkStart w:id="173" w:name="_Toc261250727"/>
      <w:r>
        <w:t>Subspace Methods by Decomposition</w:t>
      </w:r>
      <w:bookmarkEnd w:id="173"/>
    </w:p>
    <w:p w14:paraId="771F6242" w14:textId="04BC3862" w:rsidR="00634401" w:rsidRDefault="00C1368E" w:rsidP="002478D9">
      <w:r>
        <w:t xml:space="preserve">Subspace methods focus on reducing the dimensionality of a system. This is done by decomposition or factorisation of a signal into lower dimensional systems. </w:t>
      </w:r>
      <w:r w:rsidR="00A90EA9">
        <w:t xml:space="preserve">Many techniques exist for </w:t>
      </w:r>
      <w:r w:rsidR="005B445C">
        <w:t>decomposing</w:t>
      </w:r>
      <w:r w:rsidR="00A90EA9">
        <w:t xml:space="preserve"> a </w:t>
      </w:r>
      <w:r w:rsidR="005B445C">
        <w:t>signal</w:t>
      </w:r>
      <w:r w:rsidR="00A90EA9">
        <w:t>,</w:t>
      </w:r>
      <w:r w:rsidR="00634401">
        <w:t xml:space="preserve"> some of which are outlined in </w:t>
      </w:r>
      <w:r w:rsidR="00634401">
        <w:fldChar w:fldCharType="begin"/>
      </w:r>
      <w:r w:rsidR="00634401">
        <w:instrText xml:space="preserve"> REF _Ref261127628 \h </w:instrText>
      </w:r>
      <w:r w:rsidR="00634401">
        <w:fldChar w:fldCharType="separate"/>
      </w:r>
      <w:r w:rsidR="004565CC">
        <w:t xml:space="preserve">Figure </w:t>
      </w:r>
      <w:r w:rsidR="004565CC">
        <w:rPr>
          <w:noProof/>
        </w:rPr>
        <w:t>2</w:t>
      </w:r>
      <w:r w:rsidR="004565CC">
        <w:noBreakHyphen/>
      </w:r>
      <w:r w:rsidR="004565CC">
        <w:rPr>
          <w:noProof/>
        </w:rPr>
        <w:t>4</w:t>
      </w:r>
      <w:r w:rsidR="00634401">
        <w:fldChar w:fldCharType="end"/>
      </w:r>
      <w:r w:rsidR="00634401">
        <w:t>.</w:t>
      </w:r>
    </w:p>
    <w:p w14:paraId="6FA7ADDC" w14:textId="2DD7D872" w:rsidR="00634401" w:rsidRDefault="00306201" w:rsidP="004565CC">
      <w:pPr>
        <w:keepNext/>
        <w:spacing w:after="120" w:line="240" w:lineRule="auto"/>
        <w:jc w:val="center"/>
      </w:pPr>
      <w:r>
        <w:rPr>
          <w:noProof/>
          <w:lang w:val="en-US" w:eastAsia="en-US"/>
        </w:rPr>
        <w:drawing>
          <wp:inline distT="0" distB="0" distL="0" distR="0" wp14:anchorId="0D69D310" wp14:editId="4C975605">
            <wp:extent cx="4248694" cy="2051822"/>
            <wp:effectExtent l="0" t="0" r="0" b="5715"/>
            <wp:docPr id="5" name="Picture 5" descr="Macintosh HD:Users:Ash:Dropbox:Uni:2014:Thesis:Report:Charts:subspac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Dropbox:Uni:2014:Thesis:Report:Charts:subspace.e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9062" cy="2052000"/>
                    </a:xfrm>
                    <a:prstGeom prst="rect">
                      <a:avLst/>
                    </a:prstGeom>
                    <a:noFill/>
                    <a:ln>
                      <a:noFill/>
                    </a:ln>
                  </pic:spPr>
                </pic:pic>
              </a:graphicData>
            </a:graphic>
          </wp:inline>
        </w:drawing>
      </w:r>
    </w:p>
    <w:p w14:paraId="0AE54992" w14:textId="0756F3DD" w:rsidR="002478D9" w:rsidRDefault="00634401" w:rsidP="00634401">
      <w:pPr>
        <w:pStyle w:val="Caption"/>
        <w:jc w:val="left"/>
      </w:pPr>
      <w:bookmarkStart w:id="174" w:name="_Ref261127628"/>
      <w:bookmarkStart w:id="175" w:name="_Toc261250750"/>
      <w:r>
        <w:t xml:space="preserve">Figure </w:t>
      </w:r>
      <w:r w:rsidR="0027647B">
        <w:fldChar w:fldCharType="begin"/>
      </w:r>
      <w:r w:rsidR="0027647B">
        <w:instrText xml:space="preserve"> STYLEREF 1 \s </w:instrText>
      </w:r>
      <w:r w:rsidR="0027647B">
        <w:fldChar w:fldCharType="separate"/>
      </w:r>
      <w:r w:rsidR="004565CC">
        <w:rPr>
          <w:noProof/>
        </w:rPr>
        <w:t>2</w:t>
      </w:r>
      <w:r w:rsidR="0027647B">
        <w:fldChar w:fldCharType="end"/>
      </w:r>
      <w:r w:rsidR="0027647B">
        <w:noBreakHyphen/>
      </w:r>
      <w:r w:rsidR="0027647B">
        <w:fldChar w:fldCharType="begin"/>
      </w:r>
      <w:r w:rsidR="0027647B">
        <w:instrText xml:space="preserve"> SEQ Figure \* ARABIC \s 1 </w:instrText>
      </w:r>
      <w:r w:rsidR="0027647B">
        <w:fldChar w:fldCharType="separate"/>
      </w:r>
      <w:r w:rsidR="004565CC">
        <w:rPr>
          <w:noProof/>
        </w:rPr>
        <w:t>4</w:t>
      </w:r>
      <w:r w:rsidR="0027647B">
        <w:fldChar w:fldCharType="end"/>
      </w:r>
      <w:bookmarkEnd w:id="174"/>
      <w:r>
        <w:t xml:space="preserve"> – Mathematical decomposition techniques</w:t>
      </w:r>
      <w:bookmarkEnd w:id="175"/>
    </w:p>
    <w:p w14:paraId="071BBAB5" w14:textId="395631B2" w:rsidR="00634401" w:rsidRPr="00634401" w:rsidRDefault="005D3806" w:rsidP="00634401">
      <w:r>
        <w:t>T</w:t>
      </w:r>
      <w:r w:rsidR="00634401">
        <w:t>hese techniques factorise a matrix into two matrix factors of the form:</w:t>
      </w:r>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850"/>
      </w:tblGrid>
      <w:tr w:rsidR="00554C1B" w14:paraId="13D3DF49" w14:textId="77777777" w:rsidTr="00554C1B">
        <w:tc>
          <w:tcPr>
            <w:tcW w:w="817" w:type="dxa"/>
          </w:tcPr>
          <w:p w14:paraId="7B4DAAAB" w14:textId="77777777" w:rsidR="00554C1B" w:rsidRDefault="00554C1B">
            <w:pPr>
              <w:spacing w:line="240" w:lineRule="auto"/>
            </w:pPr>
          </w:p>
        </w:tc>
        <w:tc>
          <w:tcPr>
            <w:tcW w:w="6804" w:type="dxa"/>
            <w:hideMark/>
          </w:tcPr>
          <w:p w14:paraId="6D996624" w14:textId="4E78A1F1" w:rsidR="00554C1B" w:rsidRDefault="00306201">
            <w:pPr>
              <w:spacing w:line="240" w:lineRule="auto"/>
              <w:ind w:left="34"/>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sSub>
                  <m:sSubPr>
                    <m:ctrlPr>
                      <w:rPr>
                        <w:rFonts w:ascii="Cambria Math" w:hAnsi="Cambria Math"/>
                        <w:i/>
                      </w:rPr>
                    </m:ctrlPr>
                  </m:sSubPr>
                  <m:e>
                    <m:r>
                      <w:rPr>
                        <w:rFonts w:ascii="Cambria Math" w:hAnsi="Cambria Math"/>
                      </w:rPr>
                      <m:t>A</m:t>
                    </m:r>
                  </m:e>
                  <m:sub>
                    <m:r>
                      <w:rPr>
                        <w:rFonts w:ascii="Cambria Math" w:hAnsi="Cambria Math"/>
                      </w:rPr>
                      <m:t>k×j</m:t>
                    </m:r>
                  </m:sub>
                </m:sSub>
              </m:oMath>
            </m:oMathPara>
          </w:p>
        </w:tc>
        <w:tc>
          <w:tcPr>
            <w:tcW w:w="850" w:type="dxa"/>
            <w:hideMark/>
          </w:tcPr>
          <w:p w14:paraId="30F07561" w14:textId="77777777" w:rsidR="00554C1B" w:rsidRDefault="00554C1B">
            <w:pPr>
              <w:pStyle w:val="Caption"/>
            </w:pPr>
            <w:r>
              <w:t>(</w:t>
            </w:r>
            <w:fldSimple w:instr=" STYLEREF  1 \s \* MERGEFORMAT ">
              <w:r w:rsidR="004565CC">
                <w:rPr>
                  <w:noProof/>
                </w:rPr>
                <w:t>2</w:t>
              </w:r>
            </w:fldSimple>
            <w:r>
              <w:t>-</w:t>
            </w:r>
            <w:fldSimple w:instr=" SEQ  Equation \* ARABIC \s 1 \* MERGEFORMAT ">
              <w:r w:rsidR="004565CC">
                <w:rPr>
                  <w:noProof/>
                </w:rPr>
                <w:t>2</w:t>
              </w:r>
            </w:fldSimple>
            <w:r>
              <w:t>)</w:t>
            </w:r>
          </w:p>
        </w:tc>
      </w:tr>
    </w:tbl>
    <w:p w14:paraId="48F975B2" w14:textId="16768B3C" w:rsidR="003D1981" w:rsidRDefault="00FA0570" w:rsidP="0043081B">
      <w:r>
        <w:lastRenderedPageBreak/>
        <w:t>Often</w:t>
      </w:r>
      <w:r w:rsidR="003D1981">
        <w:t xml:space="preserve"> </w:t>
      </w:r>
      <m:oMath>
        <m:r>
          <w:rPr>
            <w:rFonts w:ascii="Cambria Math" w:hAnsi="Cambria Math"/>
          </w:rPr>
          <m:t>k≪i</m:t>
        </m:r>
      </m:oMath>
      <w:r w:rsidR="003D1981">
        <w:t xml:space="preserve"> and </w:t>
      </w:r>
      <m:oMath>
        <m:r>
          <w:rPr>
            <w:rFonts w:ascii="Cambria Math" w:hAnsi="Cambria Math"/>
          </w:rPr>
          <m:t>k≪j</m:t>
        </m:r>
      </m:oMath>
      <w:r>
        <w:t xml:space="preserve">, meaning the factorised form may be considered a more compact form. </w:t>
      </w:r>
    </w:p>
    <w:p w14:paraId="1FA2D7F3" w14:textId="6AE38805" w:rsidR="00DC45B1" w:rsidRDefault="00802CDC" w:rsidP="0043081B">
      <w:r>
        <w:t>Non-negative Matrix Factorisation (</w:t>
      </w:r>
      <w:r w:rsidR="00ED62DC">
        <w:t>NMF</w:t>
      </w:r>
      <w:r>
        <w:t xml:space="preserve">), </w:t>
      </w:r>
      <w:r w:rsidR="00ED62DC">
        <w:t>previously known as positive matrix factorisat</w:t>
      </w:r>
      <w:r>
        <w:t>ion,</w:t>
      </w:r>
      <w:r w:rsidR="00ED62DC">
        <w:t xml:space="preserve"> was popularised by </w:t>
      </w:r>
      <w:r w:rsidR="00ED62DC">
        <w:fldChar w:fldCharType="begin"/>
      </w:r>
      <w:r w:rsidR="00F33117">
        <w:instrText xml:space="preserve"> ADDIN EN.CITE &lt;EndNote&gt;&lt;Cite AuthorYear="1"&gt;&lt;Author&gt;Lee&lt;/Author&gt;&lt;Year&gt;1999&lt;/Year&gt;&lt;RecNum&gt;14&lt;/RecNum&gt;&lt;DisplayText&gt;Lee and Seung [2]&lt;/DisplayText&gt;&lt;record&gt;&lt;rec-number&gt;14&lt;/rec-number&gt;&lt;foreign-keys&gt;&lt;key app="EN" db-id="5dxrfv0zyvsrr2expadxex5pprw2vrvw9rza" timestamp="1395788464"&gt;14&lt;/key&gt;&lt;/foreign-keys&gt;&lt;ref-type name="Journal Article"&gt;17&lt;/ref-type&gt;&lt;contributors&gt;&lt;authors&gt;&lt;author&gt;Lee, Daniel D&lt;/author&gt;&lt;author&gt;Seung, H Sebastian&lt;/author&gt;&lt;/authors&gt;&lt;/contributors&gt;&lt;titles&gt;&lt;title&gt;Learning the parts of objects by non-negative matrix factorization&lt;/title&gt;&lt;secondary-title&gt;Nature&lt;/secondary-title&gt;&lt;/titles&gt;&lt;periodical&gt;&lt;full-title&gt;Nature&lt;/full-title&gt;&lt;/periodical&gt;&lt;pages&gt;788-791&lt;/pages&gt;&lt;volume&gt;401&lt;/volume&gt;&lt;number&gt;6755&lt;/number&gt;&lt;dates&gt;&lt;year&gt;1999&lt;/year&gt;&lt;/dates&gt;&lt;isbn&gt;0028-0836&lt;/isbn&gt;&lt;urls&gt;&lt;/urls&gt;&lt;/record&gt;&lt;/Cite&gt;&lt;/EndNote&gt;</w:instrText>
      </w:r>
      <w:r w:rsidR="00ED62DC">
        <w:fldChar w:fldCharType="separate"/>
      </w:r>
      <w:r w:rsidR="00F33117">
        <w:rPr>
          <w:noProof/>
        </w:rPr>
        <w:t>Lee and Seung [2]</w:t>
      </w:r>
      <w:r w:rsidR="00ED62DC">
        <w:fldChar w:fldCharType="end"/>
      </w:r>
      <w:r w:rsidR="00ED62DC">
        <w:t xml:space="preserve"> as a method lending itself </w:t>
      </w:r>
      <w:r w:rsidR="00DC45B1">
        <w:t>to breaking objects into their composing parts</w:t>
      </w:r>
      <w:r w:rsidRPr="00802CDC">
        <w:t xml:space="preserve"> </w:t>
      </w:r>
      <w:r>
        <w:t xml:space="preserve">The distinguishing characteristic of NMF is that the product matrix, along with both its factors, are non-negative, i.e. </w:t>
      </w:r>
      <m:oMath>
        <m:r>
          <w:rPr>
            <w:rFonts w:ascii="Cambria Math" w:hAnsi="Cambria Math"/>
          </w:rPr>
          <m:t>C≥0</m:t>
        </m:r>
      </m:oMath>
      <w:r>
        <w:t xml:space="preserve">, </w:t>
      </w:r>
      <m:oMath>
        <m:r>
          <w:rPr>
            <w:rFonts w:ascii="Cambria Math" w:hAnsi="Cambria Math"/>
          </w:rPr>
          <m:t>B≥0</m:t>
        </m:r>
      </m:oMath>
      <w:r>
        <w:t xml:space="preserve"> and </w:t>
      </w:r>
      <m:oMath>
        <m:r>
          <w:rPr>
            <w:rFonts w:ascii="Cambria Math" w:hAnsi="Cambria Math"/>
          </w:rPr>
          <m:t>A≥0</m:t>
        </m:r>
      </m:oMath>
      <w:r>
        <w:t>.</w:t>
      </w:r>
      <w:r w:rsidR="00DC45B1">
        <w:t xml:space="preserve"> NMF has been demonstrated to be an effective method in dividing images into parts </w:t>
      </w:r>
      <w:r w:rsidR="00DC45B1">
        <w:fldChar w:fldCharType="begin"/>
      </w:r>
      <w:r w:rsidR="00E45EF9">
        <w:instrText xml:space="preserve"> ADDIN EN.CITE &lt;EndNote&gt;&lt;Cite&gt;&lt;Author&gt;Lee&lt;/Author&gt;&lt;Year&gt;1999&lt;/Year&gt;&lt;RecNum&gt;14&lt;/RecNum&gt;&lt;DisplayText&gt;[2, 28]&lt;/DisplayText&gt;&lt;record&gt;&lt;rec-number&gt;14&lt;/rec-number&gt;&lt;foreign-keys&gt;&lt;key app="EN" db-id="5dxrfv0zyvsrr2expadxex5pprw2vrvw9rza" timestamp="1395788464"&gt;14&lt;/key&gt;&lt;/foreign-keys&gt;&lt;ref-type name="Journal Article"&gt;17&lt;/ref-type&gt;&lt;contributors&gt;&lt;authors&gt;&lt;author&gt;Lee, Daniel D&lt;/author&gt;&lt;author&gt;Seung, H Sebastian&lt;/author&gt;&lt;/authors&gt;&lt;/contributors&gt;&lt;titles&gt;&lt;title&gt;Learning the parts of objects by non-negative matrix factorization&lt;/title&gt;&lt;secondary-title&gt;Nature&lt;/secondary-title&gt;&lt;/titles&gt;&lt;periodical&gt;&lt;full-title&gt;Nature&lt;/full-title&gt;&lt;/periodical&gt;&lt;pages&gt;788-791&lt;/pages&gt;&lt;volume&gt;401&lt;/volume&gt;&lt;number&gt;6755&lt;/number&gt;&lt;dates&gt;&lt;year&gt;1999&lt;/year&gt;&lt;/dates&gt;&lt;isbn&gt;0028-0836&lt;/isbn&gt;&lt;urls&gt;&lt;/urls&gt;&lt;/record&gt;&lt;/Cite&gt;&lt;Cite&gt;&lt;Author&gt;Donoho&lt;/Author&gt;&lt;Year&gt;2003&lt;/Year&gt;&lt;RecNum&gt;9&lt;/RecNum&gt;&lt;record&gt;&lt;rec-number&gt;9&lt;/rec-number&gt;&lt;foreign-keys&gt;&lt;key app="EN" db-id="5dxrfv0zyvsrr2expadxex5pprw2vrvw9rza" timestamp="1395210841"&gt;9&lt;/key&gt;&lt;/foreign-keys&gt;&lt;ref-type name="Conference Proceedings"&gt;10&lt;/ref-type&gt;&lt;contributors&gt;&lt;authors&gt;&lt;author&gt;Donoho, David L&lt;/author&gt;&lt;author&gt;Stodden, Victoria&lt;/author&gt;&lt;/authors&gt;&lt;/contributors&gt;&lt;titles&gt;&lt;title&gt;When does non-negative matrix factorization give a correct decomposition into parts?&lt;/title&gt;&lt;secondary-title&gt;NIPS&lt;/secondary-title&gt;&lt;/titles&gt;&lt;volume&gt;16&lt;/volume&gt;&lt;dates&gt;&lt;year&gt;2003&lt;/year&gt;&lt;/dates&gt;&lt;urls&gt;&lt;/urls&gt;&lt;/record&gt;&lt;/Cite&gt;&lt;/EndNote&gt;</w:instrText>
      </w:r>
      <w:r w:rsidR="00DC45B1">
        <w:fldChar w:fldCharType="separate"/>
      </w:r>
      <w:r w:rsidR="00E45EF9">
        <w:rPr>
          <w:noProof/>
        </w:rPr>
        <w:t>[2, 28]</w:t>
      </w:r>
      <w:r w:rsidR="00DC45B1">
        <w:fldChar w:fldCharType="end"/>
      </w:r>
      <w:r w:rsidR="00DC45B1">
        <w:t>.</w:t>
      </w:r>
      <w:r w:rsidR="003C0DDB">
        <w:t xml:space="preserve"> </w:t>
      </w:r>
      <w:r>
        <w:t>Furthermore</w:t>
      </w:r>
      <w:r w:rsidR="003C0DDB">
        <w:t xml:space="preserve">, NMF also has been shown to be useful </w:t>
      </w:r>
      <w:r>
        <w:t>on signals, specifically as a source-separation algorithm</w:t>
      </w:r>
      <w:r w:rsidR="003C0DDB">
        <w:t xml:space="preserve"> </w:t>
      </w:r>
      <w:r w:rsidR="003C0DDB">
        <w:fldChar w:fldCharType="begin"/>
      </w:r>
      <w:r w:rsidR="00E45EF9">
        <w:instrText xml:space="preserve"> ADDIN EN.CITE &lt;EndNote&gt;&lt;Cite&gt;&lt;Author&gt;Mohammadiha&lt;/Author&gt;&lt;Year&gt;2013&lt;/Year&gt;&lt;RecNum&gt;8&lt;/RecNum&gt;&lt;DisplayText&gt;[14, 15, 17]&lt;/DisplayText&gt;&lt;record&gt;&lt;rec-number&gt;8&lt;/rec-number&gt;&lt;foreign-keys&gt;&lt;key app="EN" db-id="5dxrfv0zyvsrr2expadxex5pprw2vrvw9rza" timestamp="1395192711"&gt;8&lt;/key&gt;&lt;/foreign-keys&gt;&lt;ref-type name="Journal Article"&gt;17&lt;/ref-type&gt;&lt;contributors&gt;&lt;authors&gt;&lt;author&gt;Mohammadiha, Nasser&lt;/author&gt;&lt;author&gt;Kleijn, W Bastiaan&lt;/author&gt;&lt;author&gt;Leijon, Arne&lt;/author&gt;&lt;/authors&gt;&lt;/contributors&gt;&lt;titles&gt;&lt;title&gt;Gamma Hidden Markov Model as a Probabilistic Nonnegative Matrix Factorization&lt;/title&gt;&lt;/titles&gt;&lt;dates&gt;&lt;year&gt;2013&lt;/year&gt;&lt;/dates&gt;&lt;urls&gt;&lt;/urls&gt;&lt;/record&gt;&lt;/Cite&gt;&lt;Cite&gt;&lt;Author&gt;Mohammadiha&lt;/Author&gt;&lt;Year&gt;2013&lt;/Year&gt;&lt;RecNum&gt;7&lt;/RecNum&gt;&lt;record&gt;&lt;rec-number&gt;7&lt;/rec-number&gt;&lt;foreign-keys&gt;&lt;key app="EN" db-id="5dxrfv0zyvsrr2expadxex5pprw2vrvw9rza" timestamp="1395186986"&gt;7&lt;/key&gt;&lt;/foreign-keys&gt;&lt;ref-type name="Journal Article"&gt;17&lt;/ref-type&gt;&lt;contributors&gt;&lt;authors&gt;&lt;author&gt;Mohammadiha, Nasser&lt;/author&gt;&lt;author&gt;Leijon, Arne&lt;/author&gt;&lt;/authors&gt;&lt;/contributors&gt;&lt;titles&gt;&lt;title&gt;Nonnegative HMM for babble noise derived from speech HMM: Application to speech enhancement&lt;/title&gt;&lt;/titles&gt;&lt;dates&gt;&lt;year&gt;2013&lt;/year&gt;&lt;/dates&gt;&lt;isbn&gt;1558-7916&lt;/isbn&gt;&lt;urls&gt;&lt;/urls&gt;&lt;/record&gt;&lt;/Cite&gt;&lt;Cite&gt;&lt;Author&gt;Wilson&lt;/Author&gt;&lt;Year&gt;2008&lt;/Year&gt;&lt;RecNum&gt;10&lt;/RecNum&gt;&lt;record&gt;&lt;rec-number&gt;10&lt;/rec-number&gt;&lt;foreign-keys&gt;&lt;key app="EN" db-id="5dxrfv0zyvsrr2expadxex5pprw2vrvw9rza" timestamp="1395272184"&gt;10&lt;/key&gt;&lt;/foreign-keys&gt;&lt;ref-type name="Conference Proceedings"&gt;10&lt;/ref-type&gt;&lt;contributors&gt;&lt;authors&gt;&lt;author&gt;Wilson, Kevin W&lt;/author&gt;&lt;author&gt;Raj, Bhiksha&lt;/author&gt;&lt;author&gt;Smaragdis, Paris&lt;/author&gt;&lt;author&gt;Divakaran, Ajay&lt;/author&gt;&lt;/authors&gt;&lt;/contributors&gt;&lt;titles&gt;&lt;title&gt;Speech denoising using nonnegative matrix factorization with priors&lt;/title&gt;&lt;secondary-title&gt;ICASSP&lt;/secondary-title&gt;&lt;/titles&gt;&lt;pages&gt;4029-4032&lt;/pages&gt;&lt;dates&gt;&lt;year&gt;2008&lt;/year&gt;&lt;/dates&gt;&lt;urls&gt;&lt;/urls&gt;&lt;/record&gt;&lt;/Cite&gt;&lt;/EndNote&gt;</w:instrText>
      </w:r>
      <w:r w:rsidR="003C0DDB">
        <w:fldChar w:fldCharType="separate"/>
      </w:r>
      <w:r w:rsidR="00E45EF9">
        <w:rPr>
          <w:noProof/>
        </w:rPr>
        <w:t>[14, 15, 17]</w:t>
      </w:r>
      <w:r w:rsidR="003C0DDB">
        <w:fldChar w:fldCharType="end"/>
      </w:r>
      <w:r w:rsidR="003C0DDB">
        <w:t>.</w:t>
      </w:r>
    </w:p>
    <w:p w14:paraId="3F5ECF3D" w14:textId="77777777" w:rsidR="00305A45" w:rsidRPr="00B67019" w:rsidRDefault="00305A45" w:rsidP="00305A45">
      <w:pPr>
        <w:pStyle w:val="Heading3"/>
      </w:pPr>
      <w:bookmarkStart w:id="176" w:name="_Toc261250728"/>
      <w:r w:rsidRPr="00B67019">
        <w:t>Non-negative Matrix Factorisation and Speech</w:t>
      </w:r>
      <w:bookmarkEnd w:id="176"/>
    </w:p>
    <w:p w14:paraId="74CFED45" w14:textId="19FB942F" w:rsidR="002478D9" w:rsidRDefault="002478D9" w:rsidP="00F364F3">
      <w:r>
        <w:t xml:space="preserve">NMF can be used </w:t>
      </w:r>
      <w:r w:rsidR="00B67019">
        <w:t>in signal analysis</w:t>
      </w:r>
      <w:r>
        <w:t>, such that</w:t>
      </w:r>
      <w:r w:rsidR="00F364F3">
        <w:t xml:space="preserve"> </w:t>
      </w:r>
      <w:r w:rsidR="00F364F3">
        <w:fldChar w:fldCharType="begin"/>
      </w:r>
      <w:r w:rsidR="00E45EF9">
        <w:instrText xml:space="preserve"> ADDIN EN.CITE &lt;EndNote&gt;&lt;Cite&gt;&lt;Author&gt;Paatero&lt;/Author&gt;&lt;Year&gt;1994&lt;/Year&gt;&lt;RecNum&gt;35&lt;/RecNum&gt;&lt;DisplayText&gt;[2, 29]&lt;/DisplayText&gt;&lt;record&gt;&lt;rec-number&gt;35&lt;/rec-number&gt;&lt;foreign-keys&gt;&lt;key app="EN" db-id="5dxrfv0zyvsrr2expadxex5pprw2vrvw9rza" timestamp="1397520566"&gt;35&lt;/key&gt;&lt;/foreign-keys&gt;&lt;ref-type name="Journal Article"&gt;17&lt;/ref-type&gt;&lt;contributors&gt;&lt;authors&gt;&lt;author&gt;Paatero, Pentti&lt;/author&gt;&lt;author&gt;Tapper, Unto&lt;/author&gt;&lt;/authors&gt;&lt;/contributors&gt;&lt;titles&gt;&lt;title&gt;Positive matrix factorization: A non</w:instrText>
      </w:r>
      <w:r w:rsidR="00E45EF9">
        <w:rPr>
          <w:rFonts w:ascii="American Typewriter" w:hAnsi="American Typewriter" w:cs="American Typewriter"/>
        </w:rPr>
        <w:instrText>‐</w:instrText>
      </w:r>
      <w:r w:rsidR="00E45EF9">
        <w:instrText>negative factor model with optimal utilization of error estimates of data values&lt;/title&gt;&lt;secondary-title&gt;Environmetrics&lt;/secondary-title&gt;&lt;/titles&gt;&lt;periodical&gt;&lt;full-title&gt;Environmetrics&lt;/full-title&gt;&lt;/periodical&gt;&lt;pages&gt;111-126&lt;/pages&gt;&lt;volume&gt;5&lt;/volume&gt;&lt;number&gt;2&lt;/number&gt;&lt;dates&gt;&lt;year&gt;1994&lt;/year&gt;&lt;/dates&gt;&lt;isbn&gt;1099-095X&lt;/isbn&gt;&lt;urls&gt;&lt;/urls&gt;&lt;/record&gt;&lt;/Cite&gt;&lt;Cite&gt;&lt;Author&gt;Lee&lt;/Author&gt;&lt;Year&gt;1999&lt;/Year&gt;&lt;RecNum&gt;14&lt;/RecNum&gt;&lt;record&gt;&lt;rec-number&gt;14&lt;/rec-number&gt;&lt;foreign-keys&gt;&lt;key app="EN" db-id="5dxrfv0zyvsrr2expadxex5pprw2vrvw9rza" timestamp="1395788464"&gt;14&lt;/key&gt;&lt;/foreign-keys&gt;&lt;ref-type name="Journal Article"&gt;17&lt;/ref-type&gt;&lt;contributors&gt;&lt;authors&gt;&lt;author&gt;Lee, Daniel D&lt;/author&gt;&lt;author&gt;Seung, H Sebastian&lt;/author&gt;&lt;/authors&gt;&lt;/contributors&gt;&lt;titles&gt;&lt;title&gt;Learning the parts of objects by non-negative matrix factorization&lt;/title&gt;&lt;secondary-title&gt;Nature&lt;/secondary-title&gt;&lt;/titles&gt;&lt;periodical&gt;&lt;full-title&gt;Nature&lt;/full-title&gt;&lt;/periodical&gt;&lt;pages&gt;788-791&lt;/pages&gt;&lt;volume&gt;401&lt;/volume&gt;&lt;number&gt;6755&lt;/number&gt;&lt;dates&gt;&lt;year&gt;1999&lt;/year&gt;&lt;/dates&gt;&lt;isbn&gt;0028-0836&lt;/isbn&gt;&lt;urls&gt;&lt;/urls&gt;&lt;/record&gt;&lt;/Cite&gt;&lt;/EndNote&gt;</w:instrText>
      </w:r>
      <w:r w:rsidR="00F364F3">
        <w:fldChar w:fldCharType="separate"/>
      </w:r>
      <w:r w:rsidR="00E45EF9">
        <w:rPr>
          <w:noProof/>
        </w:rPr>
        <w:t>[2, 29]</w:t>
      </w:r>
      <w:r w:rsidR="00F364F3">
        <w:fldChar w:fldCharType="end"/>
      </w:r>
      <w:r w:rsidR="00B67019">
        <w:t>:</w:t>
      </w:r>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850"/>
      </w:tblGrid>
      <w:tr w:rsidR="00554C1B" w14:paraId="27645AE1" w14:textId="77777777" w:rsidTr="00554C1B">
        <w:tc>
          <w:tcPr>
            <w:tcW w:w="817" w:type="dxa"/>
          </w:tcPr>
          <w:p w14:paraId="60A2AFE7" w14:textId="77777777" w:rsidR="00554C1B" w:rsidRDefault="00554C1B">
            <w:pPr>
              <w:spacing w:line="240" w:lineRule="auto"/>
            </w:pPr>
          </w:p>
        </w:tc>
        <w:tc>
          <w:tcPr>
            <w:tcW w:w="6804" w:type="dxa"/>
            <w:hideMark/>
          </w:tcPr>
          <w:p w14:paraId="5C431E29" w14:textId="66D68815" w:rsidR="00554C1B" w:rsidRDefault="00306201">
            <w:pPr>
              <w:spacing w:line="240" w:lineRule="auto"/>
              <w:ind w:left="34"/>
            </w:pPr>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sub>
                </m:sSub>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sub>
                </m:sSub>
              </m:oMath>
            </m:oMathPara>
          </w:p>
        </w:tc>
        <w:tc>
          <w:tcPr>
            <w:tcW w:w="850" w:type="dxa"/>
            <w:hideMark/>
          </w:tcPr>
          <w:p w14:paraId="15E904A8" w14:textId="77777777" w:rsidR="00554C1B" w:rsidRDefault="00554C1B">
            <w:pPr>
              <w:pStyle w:val="Caption"/>
            </w:pPr>
            <w:bookmarkStart w:id="177" w:name="_Ref260390469"/>
            <w:r>
              <w:t>(</w:t>
            </w:r>
            <w:fldSimple w:instr=" STYLEREF  1 \s \* MERGEFORMAT ">
              <w:r w:rsidR="004565CC">
                <w:rPr>
                  <w:noProof/>
                </w:rPr>
                <w:t>2</w:t>
              </w:r>
            </w:fldSimple>
            <w:r>
              <w:t>-</w:t>
            </w:r>
            <w:fldSimple w:instr=" SEQ  Equation \* ARABIC \s 1 \* MERGEFORMAT ">
              <w:r w:rsidR="004565CC">
                <w:rPr>
                  <w:noProof/>
                </w:rPr>
                <w:t>3</w:t>
              </w:r>
            </w:fldSimple>
            <w:r>
              <w:t>)</w:t>
            </w:r>
            <w:bookmarkEnd w:id="177"/>
          </w:p>
        </w:tc>
      </w:tr>
    </w:tbl>
    <w:p w14:paraId="23642CD3" w14:textId="77777777" w:rsidR="005D3806" w:rsidRDefault="00F364F3" w:rsidP="002478D9">
      <w:proofErr w:type="gramStart"/>
      <w:r>
        <w:t>where</w:t>
      </w:r>
      <w:proofErr w:type="gramEnd"/>
      <w:r w:rsidR="005D3806">
        <w:t>:</w:t>
      </w:r>
    </w:p>
    <w:p w14:paraId="3735FF73" w14:textId="1DEFE748" w:rsidR="005D3806" w:rsidRDefault="00305A45" w:rsidP="005D3806">
      <w:pPr>
        <w:pStyle w:val="ListParagraph"/>
        <w:numPr>
          <w:ilvl w:val="0"/>
          <w:numId w:val="42"/>
        </w:numPr>
      </w:pPr>
      <m:oMath>
        <m:r>
          <w:rPr>
            <w:rFonts w:ascii="Cambria Math" w:hAnsi="Cambria Math"/>
          </w:rPr>
          <m:t>X</m:t>
        </m:r>
      </m:oMath>
      <w:r>
        <w:t xml:space="preserve"> </w:t>
      </w:r>
      <w:proofErr w:type="gramStart"/>
      <w:r>
        <w:t>represents</w:t>
      </w:r>
      <w:proofErr w:type="gramEnd"/>
      <w:r>
        <w:t xml:space="preserve"> the signal with rows of frequency bins results from a Fourier transform and columns of</w:t>
      </w:r>
      <w:r w:rsidR="005D3806">
        <w:t xml:space="preserve"> time segments;</w:t>
      </w:r>
    </w:p>
    <w:p w14:paraId="7D9126ED" w14:textId="6831145D" w:rsidR="005D3806" w:rsidRDefault="00305A45" w:rsidP="005D3806">
      <w:pPr>
        <w:pStyle w:val="ListParagraph"/>
        <w:numPr>
          <w:ilvl w:val="0"/>
          <w:numId w:val="42"/>
        </w:numPr>
      </w:pPr>
      <m:oMath>
        <m:r>
          <w:rPr>
            <w:rFonts w:ascii="Cambria Math" w:hAnsi="Cambria Math"/>
          </w:rPr>
          <m:t>V</m:t>
        </m:r>
      </m:oMath>
      <w:r>
        <w:t xml:space="preserve"> </w:t>
      </w:r>
      <w:proofErr w:type="gramStart"/>
      <w:r>
        <w:t>is</w:t>
      </w:r>
      <w:proofErr w:type="gramEnd"/>
      <w:r>
        <w:t xml:space="preserve"> the spectral components with columns represe</w:t>
      </w:r>
      <w:proofErr w:type="spellStart"/>
      <w:r w:rsidR="005D3806">
        <w:t>nting</w:t>
      </w:r>
      <w:proofErr w:type="spellEnd"/>
      <w:r w:rsidR="005D3806">
        <w:t xml:space="preserve"> typical spectral vectors;</w:t>
      </w:r>
    </w:p>
    <w:p w14:paraId="332C3F78" w14:textId="77777777" w:rsidR="005D3806" w:rsidRDefault="00305A45" w:rsidP="005D3806">
      <w:pPr>
        <w:pStyle w:val="ListParagraph"/>
        <w:numPr>
          <w:ilvl w:val="0"/>
          <w:numId w:val="42"/>
        </w:numPr>
      </w:pPr>
      <m:oMath>
        <m:r>
          <w:rPr>
            <w:rFonts w:ascii="Cambria Math" w:hAnsi="Cambria Math"/>
          </w:rPr>
          <m:t>W</m:t>
        </m:r>
      </m:oMath>
      <w:r>
        <w:t xml:space="preserve"> </w:t>
      </w:r>
      <w:proofErr w:type="gramStart"/>
      <w:r>
        <w:t>is</w:t>
      </w:r>
      <w:proofErr w:type="gramEnd"/>
      <w:r>
        <w:t xml:space="preserve"> the activation matrix, where each row represents the activation leve</w:t>
      </w:r>
      <w:proofErr w:type="spellStart"/>
      <w:r w:rsidR="005D3806">
        <w:t>ls</w:t>
      </w:r>
      <w:proofErr w:type="spellEnd"/>
      <w:r w:rsidR="005D3806">
        <w:t xml:space="preserve"> of components at given times;</w:t>
      </w:r>
    </w:p>
    <w:p w14:paraId="2E7F7DA4" w14:textId="77777777" w:rsidR="005D3806" w:rsidRDefault="00306201" w:rsidP="005D3806">
      <w:pPr>
        <w:pStyle w:val="ListParagraph"/>
        <w:numPr>
          <w:ilvl w:val="0"/>
          <w:numId w:val="42"/>
        </w:numPr>
      </w:pPr>
      <m:oMath>
        <m:sSub>
          <m:sSubPr>
            <m:ctrlPr>
              <w:rPr>
                <w:rFonts w:ascii="Cambria Math" w:hAnsi="Cambria Math"/>
                <w:i/>
              </w:rPr>
            </m:ctrlPr>
          </m:sSubPr>
          <m:e>
            <m:r>
              <w:rPr>
                <w:rFonts w:ascii="Cambria Math" w:hAnsi="Cambria Math"/>
              </w:rPr>
              <m:t>n</m:t>
            </m:r>
          </m:e>
          <m:sub>
            <m:r>
              <w:rPr>
                <w:rFonts w:ascii="Cambria Math" w:hAnsi="Cambria Math"/>
              </w:rPr>
              <m:t>f</m:t>
            </m:r>
          </m:sub>
        </m:sSub>
      </m:oMath>
      <w:r w:rsidR="00305A45">
        <w:t xml:space="preserve"> </w:t>
      </w:r>
      <w:proofErr w:type="gramStart"/>
      <w:r w:rsidR="00305A45">
        <w:t>is</w:t>
      </w:r>
      <w:proofErr w:type="gramEnd"/>
      <w:r w:rsidR="00305A45">
        <w:t xml:space="preserve"> the number of Frequency bins</w:t>
      </w:r>
      <w:r w:rsidR="005D3806">
        <w:t>;</w:t>
      </w:r>
    </w:p>
    <w:p w14:paraId="714DEFB5" w14:textId="77777777" w:rsidR="005D3806" w:rsidRDefault="00306201" w:rsidP="005D3806">
      <w:pPr>
        <w:pStyle w:val="ListParagraph"/>
        <w:numPr>
          <w:ilvl w:val="0"/>
          <w:numId w:val="42"/>
        </w:num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413723">
        <w:t xml:space="preserve"> </w:t>
      </w:r>
      <w:proofErr w:type="gramStart"/>
      <w:r w:rsidR="00413723">
        <w:t>is</w:t>
      </w:r>
      <w:proofErr w:type="gramEnd"/>
      <w:r w:rsidR="00413723">
        <w:t xml:space="preserve"> the number of samples</w:t>
      </w:r>
      <w:r w:rsidR="005D3806">
        <w:t>;</w:t>
      </w:r>
      <w:r w:rsidR="00413723">
        <w:t xml:space="preserve"> </w:t>
      </w:r>
      <w:r w:rsidR="005D3806">
        <w:t>and</w:t>
      </w:r>
    </w:p>
    <w:p w14:paraId="1F4805E5" w14:textId="77777777" w:rsidR="005D3806" w:rsidRDefault="00306201" w:rsidP="005D3806">
      <w:pPr>
        <w:pStyle w:val="ListParagraph"/>
        <w:numPr>
          <w:ilvl w:val="0"/>
          <w:numId w:val="42"/>
        </w:num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413723">
        <w:t xml:space="preserve"> </w:t>
      </w:r>
      <w:proofErr w:type="gramStart"/>
      <w:r w:rsidR="00413723">
        <w:t>is</w:t>
      </w:r>
      <w:proofErr w:type="gramEnd"/>
      <w:r w:rsidR="00413723">
        <w:t xml:space="preserve"> the number of components</w:t>
      </w:r>
      <w:r w:rsidR="002478D9" w:rsidRPr="00305A45">
        <w:t>.</w:t>
      </w:r>
    </w:p>
    <w:p w14:paraId="5626711A" w14:textId="2916F5BD" w:rsidR="002478D9" w:rsidRDefault="00413723" w:rsidP="005D3806">
      <w:r>
        <w:fldChar w:fldCharType="begin"/>
      </w:r>
      <w:r>
        <w:instrText xml:space="preserve"> REF _Ref259272587 \h </w:instrText>
      </w:r>
      <w:r>
        <w:fldChar w:fldCharType="separate"/>
      </w:r>
      <w:r w:rsidR="004565CC">
        <w:t xml:space="preserve">Figure </w:t>
      </w:r>
      <w:r w:rsidR="004565CC">
        <w:rPr>
          <w:noProof/>
        </w:rPr>
        <w:t>2</w:t>
      </w:r>
      <w:r w:rsidR="004565CC">
        <w:noBreakHyphen/>
      </w:r>
      <w:r w:rsidR="004565CC">
        <w:rPr>
          <w:noProof/>
        </w:rPr>
        <w:t>5</w:t>
      </w:r>
      <w:r>
        <w:fldChar w:fldCharType="end"/>
      </w:r>
      <w:r>
        <w:t xml:space="preserve"> shows a visual representation of this factorisation. It can be seen that the columns of the spectral component matrix, </w:t>
      </w:r>
      <m:oMath>
        <m:r>
          <w:rPr>
            <w:rFonts w:ascii="Cambria Math" w:hAnsi="Cambria Math"/>
          </w:rPr>
          <m:t>V</m:t>
        </m:r>
      </m:oMath>
      <w:r>
        <w:t xml:space="preserve">, represent approximations of the spectral components, and that the activation matrix, </w:t>
      </w:r>
      <m:oMath>
        <m:r>
          <w:rPr>
            <w:rFonts w:ascii="Cambria Math" w:hAnsi="Cambria Math"/>
          </w:rPr>
          <m:t>W</m:t>
        </m:r>
      </m:oMath>
      <w:r>
        <w:t>, is sparse.</w:t>
      </w:r>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850"/>
      </w:tblGrid>
      <w:tr w:rsidR="00E45EF9" w:rsidDel="00B67019" w14:paraId="414F6355" w14:textId="77777777" w:rsidTr="009D1080">
        <w:trPr>
          <w:del w:id="178" w:author="Ashley Gillman" w:date="2014-05-08T08:47:00Z"/>
        </w:trPr>
        <w:tc>
          <w:tcPr>
            <w:tcW w:w="817" w:type="dxa"/>
          </w:tcPr>
          <w:p w14:paraId="609B54EE" w14:textId="77777777" w:rsidR="00E45EF9" w:rsidDel="00B67019" w:rsidRDefault="00E45EF9" w:rsidP="009D1080">
            <w:pPr>
              <w:spacing w:line="240" w:lineRule="auto"/>
              <w:rPr>
                <w:del w:id="179" w:author="Ashley Gillman" w:date="2014-05-08T08:47:00Z"/>
              </w:rPr>
            </w:pPr>
          </w:p>
        </w:tc>
        <w:tc>
          <w:tcPr>
            <w:tcW w:w="6804" w:type="dxa"/>
            <w:hideMark/>
          </w:tcPr>
          <w:p w14:paraId="42160D18" w14:textId="77777777" w:rsidR="00E45EF9" w:rsidDel="00B67019" w:rsidRDefault="00306201" w:rsidP="009D1080">
            <w:pPr>
              <w:spacing w:line="240" w:lineRule="auto"/>
              <w:ind w:left="34"/>
              <w:rPr>
                <w:del w:id="180" w:author="Ashley Gillman" w:date="2014-05-08T08:47:00Z"/>
              </w:rPr>
            </w:pPr>
            <m:oMathPara>
              <m:oMath>
                <m:sSub>
                  <m:sSubPr>
                    <m:ctrlPr>
                      <w:del w:id="181" w:author="Ashley Gillman" w:date="2014-05-08T08:47:00Z">
                        <w:rPr>
                          <w:rFonts w:ascii="Cambria Math" w:hAnsi="Cambria Math"/>
                          <w:i/>
                        </w:rPr>
                      </w:del>
                    </m:ctrlPr>
                  </m:sSubPr>
                  <m:e>
                    <w:del w:id="182" w:author="Ashley Gillman" w:date="2014-05-08T08:47:00Z">
                      <m:r>
                        <w:rPr>
                          <w:rFonts w:ascii="Cambria Math" w:hAnsi="Cambria Math"/>
                        </w:rPr>
                        <m:t>D</m:t>
                      </m:r>
                    </w:del>
                  </m:e>
                  <m:sub>
                    <w:del w:id="183" w:author="Ashley Gillman" w:date="2014-05-08T08:47:00Z">
                      <m:r>
                        <w:rPr>
                          <w:rFonts w:ascii="Cambria Math" w:hAnsi="Cambria Math"/>
                        </w:rPr>
                        <m:t>KL</m:t>
                      </m:r>
                    </w:del>
                  </m:sub>
                </m:sSub>
                <m:d>
                  <m:dPr>
                    <m:ctrlPr>
                      <w:del w:id="184" w:author="Ashley Gillman" w:date="2014-05-08T08:47:00Z">
                        <w:rPr>
                          <w:rFonts w:ascii="Cambria Math" w:hAnsi="Cambria Math"/>
                          <w:i/>
                        </w:rPr>
                      </w:del>
                    </m:ctrlPr>
                  </m:dPr>
                  <m:e>
                    <w:del w:id="185" w:author="Ashley Gillman" w:date="2014-05-08T08:47:00Z">
                      <m:r>
                        <w:rPr>
                          <w:rFonts w:ascii="Cambria Math" w:hAnsi="Cambria Math"/>
                        </w:rPr>
                        <m:t>X∥</m:t>
                      </m:r>
                    </w:del>
                    <m:sSub>
                      <m:sSubPr>
                        <m:ctrlPr>
                          <w:del w:id="186" w:author="Ashley Gillman" w:date="2014-05-08T08:47:00Z">
                            <w:rPr>
                              <w:rFonts w:ascii="Cambria Math" w:hAnsi="Cambria Math"/>
                              <w:i/>
                            </w:rPr>
                          </w:del>
                        </m:ctrlPr>
                      </m:sSubPr>
                      <m:e>
                        <w:del w:id="187" w:author="Ashley Gillman" w:date="2014-05-08T08:47:00Z">
                          <m:r>
                            <w:rPr>
                              <w:rFonts w:ascii="Cambria Math" w:hAnsi="Cambria Math"/>
                            </w:rPr>
                            <m:t>V</m:t>
                          </m:r>
                        </w:del>
                      </m:e>
                      <m:sub>
                        <w:del w:id="188" w:author="Ashley Gillman" w:date="2014-05-08T08:47:00Z">
                          <m:r>
                            <w:rPr>
                              <w:rFonts w:ascii="Cambria Math" w:hAnsi="Cambria Math"/>
                            </w:rPr>
                            <m:t>all</m:t>
                          </m:r>
                        </w:del>
                      </m:sub>
                    </m:sSub>
                    <m:sSub>
                      <m:sSubPr>
                        <m:ctrlPr>
                          <w:del w:id="189" w:author="Ashley Gillman" w:date="2014-05-08T08:47:00Z">
                            <w:rPr>
                              <w:rFonts w:ascii="Cambria Math" w:hAnsi="Cambria Math"/>
                              <w:i/>
                            </w:rPr>
                          </w:del>
                        </m:ctrlPr>
                      </m:sSubPr>
                      <m:e>
                        <w:del w:id="190" w:author="Ashley Gillman" w:date="2014-05-08T08:47:00Z">
                          <m:r>
                            <w:rPr>
                              <w:rFonts w:ascii="Cambria Math" w:hAnsi="Cambria Math"/>
                            </w:rPr>
                            <m:t>W</m:t>
                          </m:r>
                        </w:del>
                      </m:e>
                      <m:sub>
                        <w:del w:id="191" w:author="Ashley Gillman" w:date="2014-05-08T08:47:00Z">
                          <m:r>
                            <w:rPr>
                              <w:rFonts w:ascii="Cambria Math" w:hAnsi="Cambria Math"/>
                            </w:rPr>
                            <m:t>all</m:t>
                          </m:r>
                        </w:del>
                      </m:sub>
                    </m:sSub>
                  </m:e>
                </m:d>
              </m:oMath>
            </m:oMathPara>
          </w:p>
        </w:tc>
        <w:tc>
          <w:tcPr>
            <w:tcW w:w="850" w:type="dxa"/>
            <w:hideMark/>
          </w:tcPr>
          <w:p w14:paraId="63013B5E" w14:textId="77777777" w:rsidR="00E45EF9" w:rsidDel="00B67019" w:rsidRDefault="00E45EF9" w:rsidP="009D1080">
            <w:pPr>
              <w:pStyle w:val="Caption"/>
              <w:rPr>
                <w:del w:id="192" w:author="Ashley Gillman" w:date="2014-05-08T08:47:00Z"/>
              </w:rPr>
            </w:pPr>
            <w:del w:id="193" w:author="Ashley Gillman" w:date="2014-05-08T08:47:00Z">
              <w:r w:rsidDel="00B67019">
                <w:delText>(</w:delText>
              </w:r>
              <w:r w:rsidDel="00B67019">
                <w:fldChar w:fldCharType="begin"/>
              </w:r>
              <w:r w:rsidDel="00B67019">
                <w:delInstrText xml:space="preserve"> STYLEREF  1 \s \* MERGEFORMAT </w:delInstrText>
              </w:r>
              <w:r w:rsidDel="00B67019">
                <w:fldChar w:fldCharType="separate"/>
              </w:r>
              <w:r w:rsidDel="00B67019">
                <w:rPr>
                  <w:noProof/>
                </w:rPr>
                <w:delText>2</w:delText>
              </w:r>
              <w:r w:rsidDel="00B67019">
                <w:fldChar w:fldCharType="end"/>
              </w:r>
              <w:r w:rsidDel="00B67019">
                <w:delText>-</w:delText>
              </w:r>
              <w:r w:rsidDel="00B67019">
                <w:fldChar w:fldCharType="begin"/>
              </w:r>
              <w:r w:rsidDel="00B67019">
                <w:delInstrText xml:space="preserve"> SEQ  Equation \* ARABIC \s 1 \* MERGEFORMAT </w:delInstrText>
              </w:r>
              <w:r w:rsidDel="00B67019">
                <w:fldChar w:fldCharType="separate"/>
              </w:r>
              <w:r w:rsidDel="00B67019">
                <w:rPr>
                  <w:noProof/>
                </w:rPr>
                <w:delText>4</w:delText>
              </w:r>
              <w:r w:rsidDel="00B67019">
                <w:fldChar w:fldCharType="end"/>
              </w:r>
              <w:r w:rsidDel="00B67019">
                <w:delText>)</w:delText>
              </w:r>
            </w:del>
          </w:p>
        </w:tc>
      </w:tr>
    </w:tbl>
    <w:p w14:paraId="4364A432" w14:textId="77777777" w:rsidR="002478D9" w:rsidRDefault="002478D9" w:rsidP="0027647B">
      <w:pPr>
        <w:keepNext/>
        <w:spacing w:after="0" w:line="240" w:lineRule="auto"/>
      </w:pPr>
      <w:r>
        <w:rPr>
          <w:noProof/>
          <w:lang w:val="en-US" w:eastAsia="en-US"/>
        </w:rPr>
        <w:lastRenderedPageBreak/>
        <w:drawing>
          <wp:inline distT="0" distB="0" distL="0" distR="0" wp14:anchorId="5A728E76" wp14:editId="77D038C7">
            <wp:extent cx="5219700" cy="3421741"/>
            <wp:effectExtent l="0" t="0" r="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421741"/>
                    </a:xfrm>
                    <a:prstGeom prst="rect">
                      <a:avLst/>
                    </a:prstGeom>
                    <a:noFill/>
                    <a:ln>
                      <a:noFill/>
                    </a:ln>
                  </pic:spPr>
                </pic:pic>
              </a:graphicData>
            </a:graphic>
          </wp:inline>
        </w:drawing>
      </w:r>
    </w:p>
    <w:p w14:paraId="321656D8" w14:textId="6ACDB074" w:rsidR="00413723" w:rsidRDefault="002478D9" w:rsidP="00B67019">
      <w:pPr>
        <w:pStyle w:val="Caption"/>
      </w:pPr>
      <w:bookmarkStart w:id="194" w:name="_Ref259272587"/>
      <w:bookmarkStart w:id="195" w:name="_Toc261250751"/>
      <w:r>
        <w:t xml:space="preserve">Figure </w:t>
      </w:r>
      <w:r w:rsidR="0027647B">
        <w:fldChar w:fldCharType="begin"/>
      </w:r>
      <w:r w:rsidR="0027647B">
        <w:instrText xml:space="preserve"> STYLEREF 1 \s </w:instrText>
      </w:r>
      <w:r w:rsidR="0027647B">
        <w:fldChar w:fldCharType="separate"/>
      </w:r>
      <w:r w:rsidR="004565CC">
        <w:rPr>
          <w:noProof/>
        </w:rPr>
        <w:t>2</w:t>
      </w:r>
      <w:r w:rsidR="0027647B">
        <w:fldChar w:fldCharType="end"/>
      </w:r>
      <w:r w:rsidR="0027647B">
        <w:noBreakHyphen/>
      </w:r>
      <w:r w:rsidR="0027647B">
        <w:fldChar w:fldCharType="begin"/>
      </w:r>
      <w:r w:rsidR="0027647B">
        <w:instrText xml:space="preserve"> SEQ Figure \* ARABIC \s 1 </w:instrText>
      </w:r>
      <w:r w:rsidR="0027647B">
        <w:fldChar w:fldCharType="separate"/>
      </w:r>
      <w:r w:rsidR="004565CC">
        <w:rPr>
          <w:noProof/>
        </w:rPr>
        <w:t>5</w:t>
      </w:r>
      <w:r w:rsidR="0027647B">
        <w:fldChar w:fldCharType="end"/>
      </w:r>
      <w:bookmarkEnd w:id="194"/>
      <w:r>
        <w:t xml:space="preserve"> – NMF factorising speech into components</w:t>
      </w:r>
      <w:r w:rsidR="004565CC">
        <w:t xml:space="preserve"> </w:t>
      </w:r>
      <w:r w:rsidR="004565CC">
        <w:fldChar w:fldCharType="begin"/>
      </w:r>
      <w:r w:rsidR="004565CC">
        <w:instrText xml:space="preserve"> ADDIN EN.CITE &lt;EndNote&gt;&lt;Cite&gt;&lt;Author&gt;Mohammadiha&lt;/Author&gt;&lt;Year&gt;2013&lt;/Year&gt;&lt;RecNum&gt;8&lt;/RecNum&gt;&lt;DisplayText&gt;[17]&lt;/DisplayText&gt;&lt;record&gt;&lt;rec-number&gt;8&lt;/rec-number&gt;&lt;foreign-keys&gt;&lt;key app="EN" db-id="5dxrfv0zyvsrr2expadxex5pprw2vrvw9rza" timestamp="1395192711"&gt;8&lt;/key&gt;&lt;/foreign-keys&gt;&lt;ref-type name="Journal Article"&gt;17&lt;/ref-type&gt;&lt;contributors&gt;&lt;authors&gt;&lt;author&gt;Mohammadiha, Nasser&lt;/author&gt;&lt;author&gt;Kleijn, W Bastiaan&lt;/author&gt;&lt;author&gt;Leijon, Arne&lt;/author&gt;&lt;/authors&gt;&lt;/contributors&gt;&lt;titles&gt;&lt;title&gt;Gamma Hidden Markov Model as a Probabilistic Nonnegative Matrix Factorization&lt;/title&gt;&lt;/titles&gt;&lt;dates&gt;&lt;year&gt;2013&lt;/year&gt;&lt;/dates&gt;&lt;urls&gt;&lt;/urls&gt;&lt;/record&gt;&lt;/Cite&gt;&lt;/EndNote&gt;</w:instrText>
      </w:r>
      <w:r w:rsidR="004565CC">
        <w:fldChar w:fldCharType="separate"/>
      </w:r>
      <w:r w:rsidR="004565CC">
        <w:rPr>
          <w:noProof/>
        </w:rPr>
        <w:t>[17]</w:t>
      </w:r>
      <w:r w:rsidR="004565CC">
        <w:fldChar w:fldCharType="end"/>
      </w:r>
      <w:r>
        <w:t>.</w:t>
      </w:r>
      <w:bookmarkStart w:id="196" w:name="_Ref258915248"/>
      <w:bookmarkEnd w:id="195"/>
    </w:p>
    <w:p w14:paraId="2EE88828" w14:textId="45B4E8CE" w:rsidR="003C1653" w:rsidRDefault="009B4B47" w:rsidP="00306201">
      <w:pPr>
        <w:pStyle w:val="Heading2"/>
      </w:pPr>
      <w:bookmarkStart w:id="197" w:name="_Toc261250729"/>
      <w:bookmarkEnd w:id="196"/>
      <w:r>
        <w:t>Assessment</w:t>
      </w:r>
      <w:r w:rsidR="003C1653">
        <w:t xml:space="preserve"> of Methods of </w:t>
      </w:r>
      <w:r w:rsidR="00313D79">
        <w:t>Factorisation</w:t>
      </w:r>
      <w:bookmarkEnd w:id="197"/>
    </w:p>
    <w:p w14:paraId="1DD551E6" w14:textId="10B49974" w:rsidR="00262734" w:rsidRDefault="00262734" w:rsidP="00262734">
      <w:pPr>
        <w:pStyle w:val="Heading3"/>
      </w:pPr>
      <w:bookmarkStart w:id="198" w:name="_Toc261250730"/>
      <w:r>
        <w:t>Objective Function</w:t>
      </w:r>
      <w:r w:rsidR="004540F4">
        <w:t>s</w:t>
      </w:r>
      <w:bookmarkEnd w:id="198"/>
    </w:p>
    <w:p w14:paraId="08DC9F73" w14:textId="35C18FEC" w:rsidR="004540F4" w:rsidRDefault="00262734" w:rsidP="00262734">
      <w:r>
        <w:t xml:space="preserve">NMF algorithms aim to </w:t>
      </w:r>
      <w:r w:rsidR="004540F4">
        <w:t xml:space="preserve">minimise or </w:t>
      </w:r>
      <w:r>
        <w:t xml:space="preserve">maximise an objective function. </w:t>
      </w:r>
      <w:r w:rsidR="004540F4">
        <w:t>The objective function is designed with an intent that optimisation will ensure the approximation in</w:t>
      </w:r>
      <w:r w:rsidR="00273097">
        <w:t xml:space="preserve"> </w:t>
      </w:r>
      <w:r w:rsidR="00273097">
        <w:fldChar w:fldCharType="begin"/>
      </w:r>
      <w:r w:rsidR="00273097">
        <w:instrText xml:space="preserve"> REF _Ref260390469 \h </w:instrText>
      </w:r>
      <w:r w:rsidR="00273097">
        <w:fldChar w:fldCharType="separate"/>
      </w:r>
      <w:r w:rsidR="004565CC">
        <w:t>(</w:t>
      </w:r>
      <w:r w:rsidR="004565CC">
        <w:rPr>
          <w:noProof/>
        </w:rPr>
        <w:t>2</w:t>
      </w:r>
      <w:r w:rsidR="004565CC">
        <w:t>-</w:t>
      </w:r>
      <w:r w:rsidR="004565CC">
        <w:rPr>
          <w:noProof/>
        </w:rPr>
        <w:t>3</w:t>
      </w:r>
      <w:r w:rsidR="004565CC">
        <w:t>)</w:t>
      </w:r>
      <w:r w:rsidR="00273097">
        <w:fldChar w:fldCharType="end"/>
      </w:r>
      <w:r w:rsidR="00F8667A">
        <w:t>.</w:t>
      </w:r>
    </w:p>
    <w:p w14:paraId="5899009D" w14:textId="13CBC13F" w:rsidR="00F8667A" w:rsidRDefault="00F8667A" w:rsidP="00F8667A">
      <w:r>
        <w:t>The common choice is to minimise the square error</w:t>
      </w:r>
      <w:r w:rsidR="00DE21B5">
        <w:t>, or Euclidean distance</w:t>
      </w:r>
      <w:r>
        <w:t xml:space="preserve"> between </w:t>
      </w:r>
      <m:oMath>
        <m:r>
          <w:rPr>
            <w:rFonts w:ascii="Cambria Math" w:hAnsi="Cambria Math"/>
          </w:rPr>
          <m:t>X</m:t>
        </m:r>
      </m:oMath>
      <w:r>
        <w:t xml:space="preserve"> and </w:t>
      </w:r>
      <m:oMath>
        <m:r>
          <w:rPr>
            <w:rFonts w:ascii="Cambria Math" w:hAnsi="Cambria Math"/>
          </w:rPr>
          <m:t>VW</m:t>
        </m:r>
      </m:oMath>
      <w:r>
        <w:t xml:space="preserve"> seen in</w:t>
      </w:r>
      <w:r w:rsidR="00273097">
        <w:t xml:space="preserve"> </w:t>
      </w:r>
      <w:r w:rsidR="00273097">
        <w:fldChar w:fldCharType="begin"/>
      </w:r>
      <w:r w:rsidR="00273097">
        <w:instrText xml:space="preserve"> REF _Ref260390849 \h </w:instrText>
      </w:r>
      <w:r w:rsidR="00273097">
        <w:fldChar w:fldCharType="separate"/>
      </w:r>
      <w:r w:rsidR="004565CC">
        <w:t>(</w:t>
      </w:r>
      <w:r w:rsidR="004565CC">
        <w:rPr>
          <w:noProof/>
        </w:rPr>
        <w:t>2</w:t>
      </w:r>
      <w:r w:rsidR="004565CC">
        <w:t>-</w:t>
      </w:r>
      <w:r w:rsidR="004565CC">
        <w:rPr>
          <w:noProof/>
        </w:rPr>
        <w:t>4</w:t>
      </w:r>
      <w:r w:rsidR="004565CC">
        <w:t>)</w:t>
      </w:r>
      <w:r w:rsidR="00273097">
        <w:fldChar w:fldCharType="end"/>
      </w:r>
      <w:r w:rsidR="00273097">
        <w:t xml:space="preserve"> </w:t>
      </w:r>
      <w:r w:rsidR="00273097">
        <w:fldChar w:fldCharType="begin"/>
      </w:r>
      <w:r w:rsidR="00E45EF9">
        <w:instrText xml:space="preserve"> ADDIN EN.CITE &lt;EndNote&gt;&lt;Cite&gt;&lt;Author&gt;Lee&lt;/Author&gt;&lt;Year&gt;2000&lt;/Year&gt;&lt;RecNum&gt;42&lt;/RecNum&gt;&lt;DisplayText&gt;[30]&lt;/DisplayText&gt;&lt;record&gt;&lt;rec-number&gt;42&lt;/rec-number&gt;&lt;foreign-keys&gt;&lt;key app="EN" db-id="5dxrfv0zyvsrr2expadxex5pprw2vrvw9rza" timestamp="1397540918"&gt;42&lt;/key&gt;&lt;/foreign-keys&gt;&lt;ref-type name="Conference Proceedings"&gt;10&lt;/ref-type&gt;&lt;contributors&gt;&lt;authors&gt;&lt;author&gt;Lee, Daniel D&lt;/author&gt;&lt;author&gt;Seung, H Sebastian&lt;/author&gt;&lt;/authors&gt;&lt;/contributors&gt;&lt;titles&gt;&lt;title&gt;Algorithms for non-negative matrix factorization&lt;/title&gt;&lt;secondary-title&gt;Advances in neural information processing systems&lt;/secondary-title&gt;&lt;/titles&gt;&lt;pages&gt;556-562&lt;/pages&gt;&lt;dates&gt;&lt;year&gt;2000&lt;/year&gt;&lt;/dates&gt;&lt;urls&gt;&lt;/urls&gt;&lt;/record&gt;&lt;/Cite&gt;&lt;/EndNote&gt;</w:instrText>
      </w:r>
      <w:r w:rsidR="00273097">
        <w:fldChar w:fldCharType="separate"/>
      </w:r>
      <w:r w:rsidR="00E45EF9">
        <w:rPr>
          <w:noProof/>
        </w:rPr>
        <w:t>[30]</w:t>
      </w:r>
      <w:r w:rsidR="00273097">
        <w:fldChar w:fldCharType="end"/>
      </w:r>
      <w:r w:rsidR="00273097">
        <w:t>.</w:t>
      </w:r>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850"/>
      </w:tblGrid>
      <w:tr w:rsidR="00273097" w14:paraId="1F6FBD7E" w14:textId="77777777" w:rsidTr="00273097">
        <w:tc>
          <w:tcPr>
            <w:tcW w:w="817" w:type="dxa"/>
          </w:tcPr>
          <w:p w14:paraId="41BEB3AB" w14:textId="77777777" w:rsidR="00273097" w:rsidRDefault="00273097">
            <w:pPr>
              <w:spacing w:line="240" w:lineRule="auto"/>
            </w:pPr>
          </w:p>
        </w:tc>
        <w:tc>
          <w:tcPr>
            <w:tcW w:w="6804" w:type="dxa"/>
            <w:hideMark/>
          </w:tcPr>
          <w:p w14:paraId="4BFF7D37" w14:textId="53E14F6D" w:rsidR="00273097" w:rsidRDefault="00273097">
            <w:pPr>
              <w:spacing w:line="240" w:lineRule="auto"/>
              <w:ind w:left="34"/>
            </w:pPr>
            <m:oMathPara>
              <m:oMath>
                <m:r>
                  <w:rPr>
                    <w:rFonts w:ascii="Cambria Math" w:hAnsi="Cambria Math"/>
                  </w:rPr>
                  <m:t>F=</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X-VW</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f=1</m:t>
                    </m:r>
                  </m:sub>
                  <m:sup>
                    <m:sSub>
                      <m:sSubPr>
                        <m:ctrlPr>
                          <w:rPr>
                            <w:rFonts w:ascii="Cambria Math" w:hAnsi="Cambria Math"/>
                            <w:i/>
                          </w:rPr>
                        </m:ctrlPr>
                      </m:sSubPr>
                      <m:e>
                        <m:r>
                          <w:rPr>
                            <w:rFonts w:ascii="Cambria Math" w:hAnsi="Cambria Math"/>
                          </w:rPr>
                          <m:t>n</m:t>
                        </m:r>
                      </m:e>
                      <m:sub>
                        <m:r>
                          <w:rPr>
                            <w:rFonts w:ascii="Cambria Math" w:hAnsi="Cambria Math"/>
                          </w:rPr>
                          <m:t>f</m:t>
                        </m:r>
                      </m:sub>
                    </m:sSub>
                  </m:sup>
                  <m:e>
                    <m:nary>
                      <m:naryPr>
                        <m:chr m:val="∑"/>
                        <m:limLoc m:val="undOvr"/>
                        <m:ctrlPr>
                          <w:rPr>
                            <w:rFonts w:ascii="Cambria Math" w:hAnsi="Cambria Math"/>
                            <w:i/>
                          </w:rPr>
                        </m:ctrlPr>
                      </m:naryPr>
                      <m:sub>
                        <m:r>
                          <w:rPr>
                            <w:rFonts w:ascii="Cambria Math" w:hAnsi="Cambria Math"/>
                          </w:rPr>
                          <m:t>s=1</m:t>
                        </m:r>
                      </m:sub>
                      <m:sup>
                        <m:sSub>
                          <m:sSubPr>
                            <m:ctrlPr>
                              <w:rPr>
                                <w:rFonts w:ascii="Cambria Math" w:hAnsi="Cambria Math"/>
                                <w:i/>
                              </w:rPr>
                            </m:ctrlPr>
                          </m:sSubPr>
                          <m:e>
                            <m:r>
                              <w:rPr>
                                <w:rFonts w:ascii="Cambria Math" w:hAnsi="Cambria Math"/>
                              </w:rPr>
                              <m:t>n</m:t>
                            </m:r>
                          </m:e>
                          <m:sub>
                            <m:r>
                              <w:rPr>
                                <w:rFonts w:ascii="Cambria Math" w:hAnsi="Cambria Math"/>
                              </w:rPr>
                              <m:t>s</m:t>
                            </m:r>
                          </m:sub>
                        </m:s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f,s</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VW</m:t>
                                        </m:r>
                                      </m:e>
                                    </m:d>
                                  </m:e>
                                  <m:sub>
                                    <m:r>
                                      <w:rPr>
                                        <w:rFonts w:ascii="Cambria Math" w:hAnsi="Cambria Math"/>
                                      </w:rPr>
                                      <m:t>f,s</m:t>
                                    </m:r>
                                  </m:sub>
                                </m:sSub>
                              </m:e>
                            </m:d>
                          </m:e>
                          <m:sup>
                            <m:r>
                              <w:rPr>
                                <w:rFonts w:ascii="Cambria Math" w:hAnsi="Cambria Math"/>
                              </w:rPr>
                              <m:t>2</m:t>
                            </m:r>
                          </m:sup>
                        </m:sSup>
                      </m:e>
                    </m:nary>
                  </m:e>
                </m:nary>
              </m:oMath>
            </m:oMathPara>
          </w:p>
        </w:tc>
        <w:tc>
          <w:tcPr>
            <w:tcW w:w="850" w:type="dxa"/>
            <w:hideMark/>
          </w:tcPr>
          <w:p w14:paraId="23737582" w14:textId="77777777" w:rsidR="00273097" w:rsidRDefault="00273097">
            <w:pPr>
              <w:pStyle w:val="Caption"/>
            </w:pPr>
            <w:bookmarkStart w:id="199" w:name="_Ref260390849"/>
            <w:r>
              <w:t>(</w:t>
            </w:r>
            <w:fldSimple w:instr=" STYLEREF  1 \s \* MERGEFORMAT ">
              <w:r w:rsidR="004565CC">
                <w:rPr>
                  <w:noProof/>
                </w:rPr>
                <w:t>2</w:t>
              </w:r>
            </w:fldSimple>
            <w:r>
              <w:t>-</w:t>
            </w:r>
            <w:fldSimple w:instr=" SEQ  Equation \* ARABIC \s 1 \* MERGEFORMAT ">
              <w:r w:rsidR="004565CC">
                <w:rPr>
                  <w:noProof/>
                </w:rPr>
                <w:t>4</w:t>
              </w:r>
            </w:fldSimple>
            <w:r>
              <w:t>)</w:t>
            </w:r>
            <w:bookmarkEnd w:id="199"/>
          </w:p>
        </w:tc>
      </w:tr>
    </w:tbl>
    <w:p w14:paraId="3098BDE7" w14:textId="77777777" w:rsidR="00B67019" w:rsidRDefault="00262734" w:rsidP="00262734">
      <w:r>
        <w:t>A</w:t>
      </w:r>
      <w:r w:rsidR="00F8667A">
        <w:t>nother</w:t>
      </w:r>
      <w:r>
        <w:t xml:space="preserve"> standard objective function</w:t>
      </w:r>
      <w:r w:rsidR="004540F4">
        <w:t xml:space="preserve"> based on the </w:t>
      </w:r>
      <w:proofErr w:type="spellStart"/>
      <w:r w:rsidR="004540F4">
        <w:t>Kullback-Leibler</w:t>
      </w:r>
      <w:proofErr w:type="spellEnd"/>
      <w:r w:rsidR="004540F4">
        <w:t xml:space="preserve"> divergence of </w:t>
      </w:r>
      <m:oMath>
        <m:r>
          <w:rPr>
            <w:rFonts w:ascii="Cambria Math" w:hAnsi="Cambria Math"/>
          </w:rPr>
          <m:t>VW</m:t>
        </m:r>
      </m:oMath>
      <w:r w:rsidR="004540F4">
        <w:t xml:space="preserve"> from </w:t>
      </w:r>
      <m:oMath>
        <m:r>
          <w:rPr>
            <w:rFonts w:ascii="Cambria Math" w:hAnsi="Cambria Math"/>
          </w:rPr>
          <m:t>X</m:t>
        </m:r>
      </m:oMath>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850"/>
      </w:tblGrid>
      <w:tr w:rsidR="00B67019" w14:paraId="1A372C98" w14:textId="77777777" w:rsidTr="00B67019">
        <w:tc>
          <w:tcPr>
            <w:tcW w:w="817" w:type="dxa"/>
          </w:tcPr>
          <w:p w14:paraId="101E6D4E" w14:textId="77777777" w:rsidR="00B67019" w:rsidRDefault="00B67019" w:rsidP="00B67019">
            <w:pPr>
              <w:spacing w:line="240" w:lineRule="auto"/>
            </w:pPr>
          </w:p>
        </w:tc>
        <w:tc>
          <w:tcPr>
            <w:tcW w:w="6804" w:type="dxa"/>
            <w:hideMark/>
          </w:tcPr>
          <w:p w14:paraId="7A540799" w14:textId="77777777" w:rsidR="00B67019" w:rsidRDefault="00306201" w:rsidP="00B67019">
            <w:pPr>
              <w:spacing w:line="240" w:lineRule="auto"/>
              <w:ind w:left="34"/>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V</m:t>
                        </m:r>
                      </m:e>
                      <m:sub>
                        <m:r>
                          <w:rPr>
                            <w:rFonts w:ascii="Cambria Math" w:hAnsi="Cambria Math"/>
                          </w:rPr>
                          <m:t>all</m:t>
                        </m:r>
                      </m:sub>
                    </m:sSub>
                    <m:sSub>
                      <m:sSubPr>
                        <m:ctrlPr>
                          <w:rPr>
                            <w:rFonts w:ascii="Cambria Math" w:hAnsi="Cambria Math"/>
                            <w:i/>
                          </w:rPr>
                        </m:ctrlPr>
                      </m:sSubPr>
                      <m:e>
                        <m:r>
                          <w:rPr>
                            <w:rFonts w:ascii="Cambria Math" w:hAnsi="Cambria Math"/>
                          </w:rPr>
                          <m:t>W</m:t>
                        </m:r>
                      </m:e>
                      <m:sub>
                        <m:r>
                          <w:rPr>
                            <w:rFonts w:ascii="Cambria Math" w:hAnsi="Cambria Math"/>
                          </w:rPr>
                          <m:t>all</m:t>
                        </m:r>
                      </m:sub>
                    </m:sSub>
                  </m:e>
                </m:d>
              </m:oMath>
            </m:oMathPara>
          </w:p>
        </w:tc>
        <w:tc>
          <w:tcPr>
            <w:tcW w:w="850" w:type="dxa"/>
            <w:hideMark/>
          </w:tcPr>
          <w:p w14:paraId="04B4769E" w14:textId="77777777" w:rsidR="00B67019" w:rsidRDefault="00B67019" w:rsidP="00B67019">
            <w:pPr>
              <w:pStyle w:val="Caption"/>
            </w:pPr>
            <w:r>
              <w:t>(</w:t>
            </w:r>
            <w:fldSimple w:instr=" STYLEREF  1 \s \* MERGEFORMAT ">
              <w:r w:rsidR="004565CC">
                <w:rPr>
                  <w:noProof/>
                </w:rPr>
                <w:t>2</w:t>
              </w:r>
            </w:fldSimple>
            <w:r>
              <w:t>-</w:t>
            </w:r>
            <w:fldSimple w:instr=" SEQ  Equation \* ARABIC \s 1 \* MERGEFORMAT ">
              <w:r w:rsidR="004565CC">
                <w:rPr>
                  <w:noProof/>
                </w:rPr>
                <w:t>5</w:t>
              </w:r>
            </w:fldSimple>
            <w:r>
              <w:t>)</w:t>
            </w:r>
          </w:p>
        </w:tc>
      </w:tr>
    </w:tbl>
    <w:p w14:paraId="1BB3AAC4" w14:textId="34157A25" w:rsidR="00262734" w:rsidRDefault="00262734" w:rsidP="00262734">
      <w:proofErr w:type="gramStart"/>
      <w:r>
        <w:t>was</w:t>
      </w:r>
      <w:proofErr w:type="gramEnd"/>
      <w:r>
        <w:t xml:space="preserve"> proposed by </w:t>
      </w:r>
      <w:r>
        <w:fldChar w:fldCharType="begin"/>
      </w:r>
      <w:r w:rsidR="00F33117">
        <w:instrText xml:space="preserve"> ADDIN EN.CITE &lt;EndNote&gt;&lt;Cite AuthorYear="1"&gt;&lt;Author&gt;Lee&lt;/Author&gt;&lt;Year&gt;1999&lt;/Year&gt;&lt;RecNum&gt;14&lt;/RecNum&gt;&lt;DisplayText&gt;Lee and Seung [2]&lt;/DisplayText&gt;&lt;record&gt;&lt;rec-number&gt;14&lt;/rec-number&gt;&lt;foreign-keys&gt;&lt;key app="EN" db-id="5dxrfv0zyvsrr2expadxex5pprw2vrvw9rza" timestamp="1395788464"&gt;14&lt;/key&gt;&lt;/foreign-keys&gt;&lt;ref-type name="Journal Article"&gt;17&lt;/ref-type&gt;&lt;contributors&gt;&lt;authors&gt;&lt;author&gt;Lee, Daniel D&lt;/author&gt;&lt;author&gt;Seung, H Sebastian&lt;/author&gt;&lt;/authors&gt;&lt;/contributors&gt;&lt;titles&gt;&lt;title&gt;Learning the parts of objects by non-negative matrix factorization&lt;/title&gt;&lt;secondary-title&gt;Nature&lt;/secondary-title&gt;&lt;/titles&gt;&lt;periodical&gt;&lt;full-title&gt;Nature&lt;/full-title&gt;&lt;/periodical&gt;&lt;pages&gt;788-791&lt;/pages&gt;&lt;volume&gt;401&lt;/volume&gt;&lt;number&gt;6755&lt;/number&gt;&lt;dates&gt;&lt;year&gt;1999&lt;/year&gt;&lt;/dates&gt;&lt;isbn&gt;0028-0836&lt;/isbn&gt;&lt;urls&gt;&lt;/urls&gt;&lt;/record&gt;&lt;/Cite&gt;&lt;/EndNote&gt;</w:instrText>
      </w:r>
      <w:r>
        <w:fldChar w:fldCharType="separate"/>
      </w:r>
      <w:r w:rsidR="00F33117">
        <w:rPr>
          <w:noProof/>
        </w:rPr>
        <w:t>Lee and Seung [2]</w:t>
      </w:r>
      <w:r>
        <w:fldChar w:fldCharType="end"/>
      </w:r>
      <w:r>
        <w:t xml:space="preserve"> and is given as</w:t>
      </w:r>
      <w:r w:rsidR="00273097">
        <w:t xml:space="preserve"> </w:t>
      </w:r>
      <w:r w:rsidR="00273097">
        <w:fldChar w:fldCharType="begin"/>
      </w:r>
      <w:r w:rsidR="00273097">
        <w:instrText xml:space="preserve"> REF _Ref260390925 \h </w:instrText>
      </w:r>
      <w:r w:rsidR="00273097">
        <w:fldChar w:fldCharType="separate"/>
      </w:r>
      <w:r w:rsidR="004565CC">
        <w:t>(</w:t>
      </w:r>
      <w:r w:rsidR="004565CC">
        <w:rPr>
          <w:noProof/>
        </w:rPr>
        <w:t>2</w:t>
      </w:r>
      <w:r w:rsidR="004565CC">
        <w:t>-</w:t>
      </w:r>
      <w:r w:rsidR="004565CC">
        <w:rPr>
          <w:noProof/>
        </w:rPr>
        <w:t>6</w:t>
      </w:r>
      <w:r w:rsidR="004565CC">
        <w:t>)</w:t>
      </w:r>
      <w:r w:rsidR="00273097">
        <w:fldChar w:fldCharType="end"/>
      </w:r>
      <w:r w:rsidR="004540F4">
        <w:t>. Here, the objective is maximisation</w:t>
      </w:r>
      <w:r w:rsidR="00DE21B5">
        <w:t xml:space="preserve"> of the divergence objective function</w:t>
      </w:r>
      <w:r w:rsidR="004540F4">
        <w:t>.</w:t>
      </w:r>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850"/>
      </w:tblGrid>
      <w:tr w:rsidR="00273097" w14:paraId="0706EEC3" w14:textId="77777777" w:rsidTr="00273097">
        <w:tc>
          <w:tcPr>
            <w:tcW w:w="817" w:type="dxa"/>
          </w:tcPr>
          <w:p w14:paraId="1448690C" w14:textId="77777777" w:rsidR="00273097" w:rsidRDefault="00273097">
            <w:pPr>
              <w:spacing w:line="240" w:lineRule="auto"/>
            </w:pPr>
          </w:p>
        </w:tc>
        <w:tc>
          <w:tcPr>
            <w:tcW w:w="6804" w:type="dxa"/>
            <w:hideMark/>
          </w:tcPr>
          <w:p w14:paraId="38F2A390" w14:textId="49471F81" w:rsidR="00273097" w:rsidRDefault="00273097">
            <w:pPr>
              <w:spacing w:line="240" w:lineRule="auto"/>
              <w:ind w:left="34"/>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f=1</m:t>
                    </m:r>
                  </m:sub>
                  <m:sup>
                    <m:sSub>
                      <m:sSubPr>
                        <m:ctrlPr>
                          <w:rPr>
                            <w:rFonts w:ascii="Cambria Math" w:hAnsi="Cambria Math"/>
                            <w:i/>
                          </w:rPr>
                        </m:ctrlPr>
                      </m:sSubPr>
                      <m:e>
                        <m:r>
                          <w:rPr>
                            <w:rFonts w:ascii="Cambria Math" w:hAnsi="Cambria Math"/>
                          </w:rPr>
                          <m:t>n</m:t>
                        </m:r>
                      </m:e>
                      <m:sub>
                        <m:r>
                          <w:rPr>
                            <w:rFonts w:ascii="Cambria Math" w:hAnsi="Cambria Math"/>
                          </w:rPr>
                          <m:t>f</m:t>
                        </m:r>
                      </m:sub>
                    </m:sSub>
                  </m:sup>
                  <m:e>
                    <m:nary>
                      <m:naryPr>
                        <m:chr m:val="∑"/>
                        <m:limLoc m:val="undOvr"/>
                        <m:ctrlPr>
                          <w:rPr>
                            <w:rFonts w:ascii="Cambria Math" w:hAnsi="Cambria Math"/>
                            <w:i/>
                          </w:rPr>
                        </m:ctrlPr>
                      </m:naryPr>
                      <m:sub>
                        <m:r>
                          <w:rPr>
                            <w:rFonts w:ascii="Cambria Math" w:hAnsi="Cambria Math"/>
                          </w:rPr>
                          <m:t>s=1</m:t>
                        </m:r>
                      </m:sub>
                      <m:sup>
                        <m:sSub>
                          <m:sSubPr>
                            <m:ctrlPr>
                              <w:rPr>
                                <w:rFonts w:ascii="Cambria Math" w:hAnsi="Cambria Math"/>
                                <w:i/>
                              </w:rPr>
                            </m:ctrlPr>
                          </m:sSubPr>
                          <m:e>
                            <m:r>
                              <w:rPr>
                                <w:rFonts w:ascii="Cambria Math" w:hAnsi="Cambria Math"/>
                              </w:rPr>
                              <m:t>n</m:t>
                            </m:r>
                          </m:e>
                          <m:sub>
                            <m:r>
                              <w:rPr>
                                <w:rFonts w:ascii="Cambria Math" w:hAnsi="Cambria Math"/>
                              </w:rPr>
                              <m:t>s</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f,s</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d>
                                      <m:dPr>
                                        <m:ctrlPr>
                                          <w:rPr>
                                            <w:rFonts w:ascii="Cambria Math" w:hAnsi="Cambria Math"/>
                                            <w:i/>
                                          </w:rPr>
                                        </m:ctrlPr>
                                      </m:dPr>
                                      <m:e>
                                        <m:r>
                                          <w:rPr>
                                            <w:rFonts w:ascii="Cambria Math" w:hAnsi="Cambria Math"/>
                                          </w:rPr>
                                          <m:t>VW</m:t>
                                        </m:r>
                                      </m:e>
                                    </m:d>
                                  </m:e>
                                  <m:sub>
                                    <m:r>
                                      <w:rPr>
                                        <w:rFonts w:ascii="Cambria Math" w:hAnsi="Cambria Math"/>
                                      </w:rPr>
                                      <m:t>f,s</m:t>
                                    </m:r>
                                  </m:sub>
                                </m:sSub>
                              </m:e>
                            </m:func>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VW</m:t>
                                    </m:r>
                                  </m:e>
                                </m:d>
                              </m:e>
                              <m:sub>
                                <m:r>
                                  <w:rPr>
                                    <w:rFonts w:ascii="Cambria Math" w:hAnsi="Cambria Math"/>
                                  </w:rPr>
                                  <m:t>f,s</m:t>
                                </m:r>
                              </m:sub>
                            </m:sSub>
                          </m:e>
                        </m:d>
                      </m:e>
                    </m:nary>
                  </m:e>
                </m:nary>
              </m:oMath>
            </m:oMathPara>
          </w:p>
        </w:tc>
        <w:tc>
          <w:tcPr>
            <w:tcW w:w="850" w:type="dxa"/>
            <w:hideMark/>
          </w:tcPr>
          <w:p w14:paraId="4F79999D" w14:textId="77777777" w:rsidR="00273097" w:rsidRDefault="00273097">
            <w:pPr>
              <w:pStyle w:val="Caption"/>
            </w:pPr>
            <w:bookmarkStart w:id="200" w:name="_Ref260390925"/>
            <w:r>
              <w:t>(</w:t>
            </w:r>
            <w:fldSimple w:instr=" STYLEREF  1 \s \* MERGEFORMAT ">
              <w:r w:rsidR="004565CC">
                <w:rPr>
                  <w:noProof/>
                </w:rPr>
                <w:t>2</w:t>
              </w:r>
            </w:fldSimple>
            <w:r>
              <w:t>-</w:t>
            </w:r>
            <w:fldSimple w:instr=" SEQ  Equation \* ARABIC \s 1 \* MERGEFORMAT ">
              <w:r w:rsidR="004565CC">
                <w:rPr>
                  <w:noProof/>
                </w:rPr>
                <w:t>6</w:t>
              </w:r>
            </w:fldSimple>
            <w:r>
              <w:t>)</w:t>
            </w:r>
            <w:bookmarkEnd w:id="200"/>
          </w:p>
        </w:tc>
      </w:tr>
    </w:tbl>
    <w:p w14:paraId="4434BCC9" w14:textId="54AF5244" w:rsidR="00262734" w:rsidRPr="00262734" w:rsidRDefault="004540F4" w:rsidP="00262734">
      <w:r>
        <w:lastRenderedPageBreak/>
        <w:t xml:space="preserve">Often a modified objective function is used. This often adds a cost function in order to achieve auxiliary constraints </w:t>
      </w:r>
      <w:r>
        <w:fldChar w:fldCharType="begin"/>
      </w:r>
      <w:r w:rsidR="00E45EF9">
        <w:instrText xml:space="preserve"> ADDIN EN.CITE &lt;EndNote&gt;&lt;Cite&gt;&lt;Author&gt;Berry&lt;/Author&gt;&lt;Year&gt;2007&lt;/Year&gt;&lt;RecNum&gt;15&lt;/RecNum&gt;&lt;DisplayText&gt;[31]&lt;/DisplayText&gt;&lt;record&gt;&lt;rec-number&gt;15&lt;/rec-number&gt;&lt;foreign-keys&gt;&lt;key app="EN" db-id="5dxrfv0zyvsrr2expadxex5pprw2vrvw9rza" timestamp="1396157590"&gt;15&lt;/key&gt;&lt;/foreign-keys&gt;&lt;ref-type name="Journal Article"&gt;17&lt;/ref-type&gt;&lt;contributors&gt;&lt;authors&gt;&lt;author&gt;Berry, Michael W&lt;/author&gt;&lt;author&gt;Browne, Murray&lt;/author&gt;&lt;author&gt;Langville, Amy N&lt;/author&gt;&lt;author&gt;Pauca, V Paul&lt;/author&gt;&lt;author&gt;Plemmons, Robert J&lt;/author&gt;&lt;/authors&gt;&lt;/contributors&gt;&lt;titles&gt;&lt;title&gt;Algorithms and applications for approximate nonnegative matrix factorization&lt;/title&gt;&lt;secondary-title&gt;Computational Statistics &amp;amp; Data Analysis&lt;/secondary-title&gt;&lt;/titles&gt;&lt;periodical&gt;&lt;full-title&gt;Computational Statistics &amp;amp; Data Analysis&lt;/full-title&gt;&lt;/periodical&gt;&lt;pages&gt;155-173&lt;/pages&gt;&lt;volume&gt;52&lt;/volume&gt;&lt;number&gt;1&lt;/number&gt;&lt;dates&gt;&lt;year&gt;2007&lt;/year&gt;&lt;/dates&gt;&lt;isbn&gt;0167-9473&lt;/isbn&gt;&lt;urls&gt;&lt;/urls&gt;&lt;/record&gt;&lt;/Cite&gt;&lt;/EndNote&gt;</w:instrText>
      </w:r>
      <w:r>
        <w:fldChar w:fldCharType="separate"/>
      </w:r>
      <w:r w:rsidR="00E45EF9">
        <w:rPr>
          <w:noProof/>
        </w:rPr>
        <w:t>[31]</w:t>
      </w:r>
      <w:r>
        <w:fldChar w:fldCharType="end"/>
      </w:r>
      <w:r>
        <w:t xml:space="preserve">. Some examples of this are further discussed below. The objective function is implemented using a series of update functions. The update functions are iteratively processed until the approximation of </w:t>
      </w:r>
      <m:oMath>
        <m:r>
          <w:rPr>
            <w:rFonts w:ascii="Cambria Math" w:hAnsi="Cambria Math"/>
          </w:rPr>
          <m:t>VW</m:t>
        </m:r>
      </m:oMath>
      <w:r>
        <w:t xml:space="preserve"> to </w:t>
      </w:r>
      <m:oMath>
        <m:r>
          <w:rPr>
            <w:rFonts w:ascii="Cambria Math" w:hAnsi="Cambria Math"/>
          </w:rPr>
          <m:t>X</m:t>
        </m:r>
      </m:oMath>
      <w:r>
        <w:t xml:space="preserve"> is sufficient. </w:t>
      </w:r>
    </w:p>
    <w:p w14:paraId="6A1F3FAE" w14:textId="4DBBD4FC" w:rsidR="002A56DB" w:rsidRPr="002A56DB" w:rsidRDefault="00262734" w:rsidP="002A56DB">
      <w:pPr>
        <w:pStyle w:val="Heading3"/>
      </w:pPr>
      <w:bookmarkStart w:id="201" w:name="_Ref259199242"/>
      <w:bookmarkStart w:id="202" w:name="_Toc261250731"/>
      <w:r>
        <w:t xml:space="preserve">Multiplicative Update </w:t>
      </w:r>
      <w:r w:rsidR="00650C97">
        <w:t>Algorithms</w:t>
      </w:r>
      <w:bookmarkEnd w:id="201"/>
      <w:bookmarkEnd w:id="202"/>
    </w:p>
    <w:p w14:paraId="50734F9D" w14:textId="25F14506" w:rsidR="00A209B9" w:rsidRDefault="00DE21B5" w:rsidP="00A209B9">
      <w:r>
        <w:t xml:space="preserve">Updates are often implemented multiplicatively, since if all initial matrices are non-negative the final matrices will also </w:t>
      </w:r>
      <w:r w:rsidR="005D3806">
        <w:t>implicitly be non-negative</w:t>
      </w:r>
      <w:r>
        <w:t xml:space="preserve">. This prevents the need to explicitly enforce non-negativity. For the Euclidean distance objective function, the </w:t>
      </w:r>
      <w:r w:rsidR="00B425D2">
        <w:t xml:space="preserve">multiplicative </w:t>
      </w:r>
      <w:r w:rsidR="00425B22">
        <w:t>update rules</w:t>
      </w:r>
      <w:r>
        <w:t xml:space="preserve"> are </w:t>
      </w:r>
      <w:r>
        <w:fldChar w:fldCharType="begin"/>
      </w:r>
      <w:r w:rsidR="00E45EF9">
        <w:instrText xml:space="preserve"> ADDIN EN.CITE &lt;EndNote&gt;&lt;Cite&gt;&lt;Author&gt;Lee&lt;/Author&gt;&lt;Year&gt;2000&lt;/Year&gt;&lt;RecNum&gt;42&lt;/RecNum&gt;&lt;DisplayText&gt;[30]&lt;/DisplayText&gt;&lt;record&gt;&lt;rec-number&gt;42&lt;/rec-number&gt;&lt;foreign-keys&gt;&lt;key app="EN" db-id="5dxrfv0zyvsrr2expadxex5pprw2vrvw9rza" timestamp="1397540918"&gt;42&lt;/key&gt;&lt;/foreign-keys&gt;&lt;ref-type name="Conference Proceedings"&gt;10&lt;/ref-type&gt;&lt;contributors&gt;&lt;authors&gt;&lt;author&gt;Lee, Daniel D&lt;/author&gt;&lt;author&gt;Seung, H Sebastian&lt;/author&gt;&lt;/authors&gt;&lt;/contributors&gt;&lt;titles&gt;&lt;title&gt;Algorithms for non-negative matrix factorization&lt;/title&gt;&lt;secondary-title&gt;Advances in neural information processing systems&lt;/secondary-title&gt;&lt;/titles&gt;&lt;pages&gt;556-562&lt;/pages&gt;&lt;dates&gt;&lt;year&gt;2000&lt;/year&gt;&lt;/dates&gt;&lt;urls&gt;&lt;/urls&gt;&lt;/record&gt;&lt;/Cite&gt;&lt;/EndNote&gt;</w:instrText>
      </w:r>
      <w:r>
        <w:fldChar w:fldCharType="separate"/>
      </w:r>
      <w:r w:rsidR="00E45EF9">
        <w:rPr>
          <w:noProof/>
        </w:rPr>
        <w:t>[30]</w:t>
      </w:r>
      <w:r>
        <w:fldChar w:fldCharType="end"/>
      </w:r>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850"/>
      </w:tblGrid>
      <w:tr w:rsidR="00273097" w14:paraId="326B7515" w14:textId="77777777" w:rsidTr="00273097">
        <w:tc>
          <w:tcPr>
            <w:tcW w:w="817" w:type="dxa"/>
          </w:tcPr>
          <w:p w14:paraId="2D9B53FC" w14:textId="77777777" w:rsidR="00273097" w:rsidRDefault="00273097">
            <w:pPr>
              <w:spacing w:line="240" w:lineRule="auto"/>
            </w:pPr>
          </w:p>
        </w:tc>
        <w:tc>
          <w:tcPr>
            <w:tcW w:w="6804" w:type="dxa"/>
            <w:hideMark/>
          </w:tcPr>
          <w:p w14:paraId="3AF1B2EE" w14:textId="1B74A256" w:rsidR="00273097" w:rsidRDefault="00306201">
            <w:pPr>
              <w:spacing w:line="240" w:lineRule="auto"/>
              <w:ind w:left="34"/>
            </w:pPr>
            <m:oMathPara>
              <m:oMath>
                <m:sSub>
                  <m:sSubPr>
                    <m:ctrlPr>
                      <w:rPr>
                        <w:rFonts w:ascii="Cambria Math" w:hAnsi="Cambria Math"/>
                        <w:i/>
                      </w:rPr>
                    </m:ctrlPr>
                  </m:sSubPr>
                  <m:e>
                    <m:r>
                      <w:rPr>
                        <w:rFonts w:ascii="Cambria Math" w:hAnsi="Cambria Math"/>
                      </w:rPr>
                      <m:t>V</m:t>
                    </m:r>
                  </m:e>
                  <m:sub>
                    <m:r>
                      <w:rPr>
                        <w:rFonts w:ascii="Cambria Math" w:hAnsi="Cambria Math"/>
                      </w:rPr>
                      <m:t>f,c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f,c</m:t>
                    </m:r>
                  </m:sub>
                </m:sSub>
                <m:r>
                  <w:rPr>
                    <w:rFonts w:ascii="Cambria Math" w:hAnsi="Cambria Math"/>
                  </w:rPr>
                  <m:t>⊗</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T</m:t>
                        </m:r>
                      </m:sup>
                    </m:sSup>
                  </m:e>
                </m:d>
                <m:r>
                  <w:rPr>
                    <w:rFonts w:ascii="Cambria Math" w:hAnsi="Cambria Math"/>
                  </w:rPr>
                  <m:t>⊘</m:t>
                </m:r>
                <m:d>
                  <m:dPr>
                    <m:ctrlPr>
                      <w:rPr>
                        <w:rFonts w:ascii="Cambria Math" w:hAnsi="Cambria Math"/>
                        <w:i/>
                      </w:rPr>
                    </m:ctrlPr>
                  </m:dPr>
                  <m:e>
                    <m:r>
                      <w:rPr>
                        <w:rFonts w:ascii="Cambria Math" w:hAnsi="Cambria Math"/>
                      </w:rPr>
                      <m:t>VW</m:t>
                    </m:r>
                    <m:sSup>
                      <m:sSupPr>
                        <m:ctrlPr>
                          <w:rPr>
                            <w:rFonts w:ascii="Cambria Math" w:hAnsi="Cambria Math"/>
                            <w:i/>
                          </w:rPr>
                        </m:ctrlPr>
                      </m:sSupPr>
                      <m:e>
                        <m:r>
                          <w:rPr>
                            <w:rFonts w:ascii="Cambria Math" w:hAnsi="Cambria Math"/>
                          </w:rPr>
                          <m:t>W</m:t>
                        </m:r>
                      </m:e>
                      <m:sup>
                        <m:r>
                          <w:rPr>
                            <w:rFonts w:ascii="Cambria Math" w:hAnsi="Cambria Math"/>
                          </w:rPr>
                          <m:t>T</m:t>
                        </m:r>
                      </m:sup>
                    </m:sSup>
                  </m:e>
                </m:d>
                <m:r>
                  <w:rPr>
                    <w:rFonts w:ascii="Cambria Math" w:hAnsi="Cambria Math"/>
                  </w:rPr>
                  <m:t xml:space="preserve">  </m:t>
                </m:r>
              </m:oMath>
            </m:oMathPara>
          </w:p>
        </w:tc>
        <w:tc>
          <w:tcPr>
            <w:tcW w:w="850" w:type="dxa"/>
            <w:hideMark/>
          </w:tcPr>
          <w:p w14:paraId="656A19C5" w14:textId="77777777" w:rsidR="00273097" w:rsidRDefault="00273097">
            <w:pPr>
              <w:pStyle w:val="Caption"/>
            </w:pPr>
            <w:bookmarkStart w:id="203" w:name="_Ref260391007"/>
            <w:r>
              <w:t>(</w:t>
            </w:r>
            <w:fldSimple w:instr=" STYLEREF  1 \s \* MERGEFORMAT ">
              <w:r w:rsidR="004565CC">
                <w:rPr>
                  <w:noProof/>
                </w:rPr>
                <w:t>2</w:t>
              </w:r>
            </w:fldSimple>
            <w:r>
              <w:t>-</w:t>
            </w:r>
            <w:fldSimple w:instr=" SEQ  Equation \* ARABIC \s 1 \* MERGEFORMAT ">
              <w:r w:rsidR="004565CC">
                <w:rPr>
                  <w:noProof/>
                </w:rPr>
                <w:t>7</w:t>
              </w:r>
            </w:fldSimple>
            <w:r>
              <w:t>)</w:t>
            </w:r>
            <w:bookmarkEnd w:id="203"/>
          </w:p>
        </w:tc>
      </w:tr>
    </w:tbl>
    <w:p w14:paraId="23BF8233" w14:textId="04F29741" w:rsidR="00DE21B5" w:rsidRDefault="00DE21B5">
      <w:pPr>
        <w:jc w:val="left"/>
      </w:pPr>
      <w:proofErr w:type="gramStart"/>
      <w:r>
        <w:t>and</w:t>
      </w:r>
      <w:proofErr w:type="gramEnd"/>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850"/>
      </w:tblGrid>
      <w:tr w:rsidR="00273097" w14:paraId="5B88C75B" w14:textId="77777777" w:rsidTr="00273097">
        <w:tc>
          <w:tcPr>
            <w:tcW w:w="817" w:type="dxa"/>
          </w:tcPr>
          <w:p w14:paraId="54F9BC7E" w14:textId="61702FE7" w:rsidR="00273097" w:rsidRDefault="00273097">
            <w:pPr>
              <w:spacing w:line="240" w:lineRule="auto"/>
            </w:pPr>
          </w:p>
        </w:tc>
        <w:tc>
          <w:tcPr>
            <w:tcW w:w="6804" w:type="dxa"/>
            <w:hideMark/>
          </w:tcPr>
          <w:p w14:paraId="0BC119F9" w14:textId="3D134B57" w:rsidR="00273097" w:rsidRDefault="00306201">
            <w:pPr>
              <w:spacing w:line="240" w:lineRule="auto"/>
              <w:ind w:left="34"/>
            </w:pPr>
            <m:oMathPara>
              <m:oMath>
                <m:sSub>
                  <m:sSubPr>
                    <m:ctrlPr>
                      <w:rPr>
                        <w:rFonts w:ascii="Cambria Math" w:hAnsi="Cambria Math"/>
                        <w:i/>
                      </w:rPr>
                    </m:ctrlPr>
                  </m:sSubPr>
                  <m:e>
                    <m:r>
                      <w:rPr>
                        <w:rFonts w:ascii="Cambria Math" w:hAnsi="Cambria Math"/>
                      </w:rPr>
                      <m:t>W</m:t>
                    </m:r>
                  </m:e>
                  <m:sub>
                    <m:r>
                      <w:rPr>
                        <w:rFonts w:ascii="Cambria Math" w:hAnsi="Cambria Math"/>
                      </w:rPr>
                      <m:t>c,s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c,s</m:t>
                    </m:r>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X</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VW</m:t>
                    </m:r>
                  </m:e>
                </m:d>
              </m:oMath>
            </m:oMathPara>
          </w:p>
        </w:tc>
        <w:tc>
          <w:tcPr>
            <w:tcW w:w="850" w:type="dxa"/>
            <w:hideMark/>
          </w:tcPr>
          <w:p w14:paraId="0A0E2407" w14:textId="77777777" w:rsidR="00273097" w:rsidRDefault="00273097">
            <w:pPr>
              <w:pStyle w:val="Caption"/>
            </w:pPr>
            <w:bookmarkStart w:id="204" w:name="_Ref260391010"/>
            <w:r>
              <w:t>(</w:t>
            </w:r>
            <w:fldSimple w:instr=" STYLEREF  1 \s \* MERGEFORMAT ">
              <w:r w:rsidR="004565CC">
                <w:rPr>
                  <w:noProof/>
                </w:rPr>
                <w:t>2</w:t>
              </w:r>
            </w:fldSimple>
            <w:r>
              <w:t>-</w:t>
            </w:r>
            <w:fldSimple w:instr=" SEQ  Equation \* ARABIC \s 1 \* MERGEFORMAT ">
              <w:r w:rsidR="004565CC">
                <w:rPr>
                  <w:noProof/>
                </w:rPr>
                <w:t>8</w:t>
              </w:r>
            </w:fldSimple>
            <w:r>
              <w:t>)</w:t>
            </w:r>
            <w:bookmarkEnd w:id="204"/>
          </w:p>
        </w:tc>
      </w:tr>
    </w:tbl>
    <w:p w14:paraId="4CE42832" w14:textId="0BAEC948" w:rsidR="00DE21B5" w:rsidRDefault="00DE21B5" w:rsidP="00DE21B5">
      <w:pPr>
        <w:jc w:val="left"/>
      </w:pPr>
      <w:proofErr w:type="gramStart"/>
      <w:r>
        <w:t>where</w:t>
      </w:r>
      <w:proofErr w:type="gramEnd"/>
      <w:r w:rsidR="00A95F98">
        <w:t xml:space="preserve"> </w:t>
      </w:r>
      <m:oMath>
        <m:r>
          <w:rPr>
            <w:rFonts w:ascii="Cambria Math" w:hAnsi="Cambria Math"/>
          </w:rPr>
          <m:t>⊗</m:t>
        </m:r>
      </m:oMath>
      <w:r w:rsidR="00A95F98">
        <w:t xml:space="preserve"> and </w:t>
      </w:r>
      <m:oMath>
        <m:r>
          <w:rPr>
            <w:rFonts w:ascii="Cambria Math" w:hAnsi="Cambria Math"/>
          </w:rPr>
          <m:t>⊘</m:t>
        </m:r>
      </m:oMath>
      <w:r w:rsidR="00A95F98">
        <w:t xml:space="preserve"> are the elementwise multiplication and division operators</w:t>
      </w:r>
      <w:r>
        <w:t xml:space="preserve">. Alternatively, if the divergence objective function is to be used, </w:t>
      </w:r>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850"/>
      </w:tblGrid>
      <w:tr w:rsidR="00273097" w14:paraId="70530006" w14:textId="77777777" w:rsidTr="00273097">
        <w:tc>
          <w:tcPr>
            <w:tcW w:w="817" w:type="dxa"/>
          </w:tcPr>
          <w:p w14:paraId="33F9C22C" w14:textId="77777777" w:rsidR="00273097" w:rsidRDefault="00273097">
            <w:pPr>
              <w:spacing w:line="240" w:lineRule="auto"/>
            </w:pPr>
          </w:p>
        </w:tc>
        <w:tc>
          <w:tcPr>
            <w:tcW w:w="6804" w:type="dxa"/>
            <w:hideMark/>
          </w:tcPr>
          <w:p w14:paraId="0F9AED8D" w14:textId="0C38EB37" w:rsidR="00273097" w:rsidRDefault="00306201">
            <w:pPr>
              <w:spacing w:line="240" w:lineRule="auto"/>
              <w:ind w:left="34"/>
            </w:pPr>
            <m:oMathPara>
              <m:oMath>
                <m:sSub>
                  <m:sSubPr>
                    <m:ctrlPr>
                      <w:rPr>
                        <w:rFonts w:ascii="Cambria Math" w:hAnsi="Cambria Math"/>
                        <w:i/>
                      </w:rPr>
                    </m:ctrlPr>
                  </m:sSubPr>
                  <m:e>
                    <m:r>
                      <w:rPr>
                        <w:rFonts w:ascii="Cambria Math" w:hAnsi="Cambria Math"/>
                      </w:rPr>
                      <m:t>V</m:t>
                    </m:r>
                  </m:e>
                  <m:sub>
                    <m:r>
                      <w:rPr>
                        <w:rFonts w:ascii="Cambria Math" w:hAnsi="Cambria Math"/>
                      </w:rPr>
                      <m:t>f,c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f,c</m:t>
                    </m:r>
                  </m:sub>
                </m:sSub>
                <m:nary>
                  <m:naryPr>
                    <m:chr m:val="∑"/>
                    <m:limLoc m:val="undOvr"/>
                    <m:supHide m:val="1"/>
                    <m:ctrlPr>
                      <w:rPr>
                        <w:rFonts w:ascii="Cambria Math" w:hAnsi="Cambria Math"/>
                        <w:i/>
                      </w:rPr>
                    </m:ctrlPr>
                  </m:naryPr>
                  <m:sub>
                    <m:r>
                      <w:rPr>
                        <w:rFonts w:ascii="Cambria Math" w:hAnsi="Cambria Math"/>
                      </w:rPr>
                      <m:t>s</m:t>
                    </m:r>
                  </m:sub>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f,s</m:t>
                            </m:r>
                          </m:sub>
                        </m:sSub>
                      </m:num>
                      <m:den>
                        <m:sSub>
                          <m:sSubPr>
                            <m:ctrlPr>
                              <w:rPr>
                                <w:rFonts w:ascii="Cambria Math" w:hAnsi="Cambria Math"/>
                                <w:i/>
                              </w:rPr>
                            </m:ctrlPr>
                          </m:sSubPr>
                          <m:e>
                            <m:d>
                              <m:dPr>
                                <m:ctrlPr>
                                  <w:rPr>
                                    <w:rFonts w:ascii="Cambria Math" w:hAnsi="Cambria Math"/>
                                    <w:i/>
                                  </w:rPr>
                                </m:ctrlPr>
                              </m:dPr>
                              <m:e>
                                <m:r>
                                  <w:rPr>
                                    <w:rFonts w:ascii="Cambria Math" w:hAnsi="Cambria Math"/>
                                  </w:rPr>
                                  <m:t>VW</m:t>
                                </m:r>
                              </m:e>
                            </m:d>
                          </m:e>
                          <m:sub>
                            <m:r>
                              <w:rPr>
                                <w:rFonts w:ascii="Cambria Math" w:hAnsi="Cambria Math"/>
                              </w:rPr>
                              <m:t>f,s</m:t>
                            </m:r>
                          </m:sub>
                        </m:sSub>
                      </m:den>
                    </m:f>
                  </m:e>
                </m:nary>
                <m:sSub>
                  <m:sSubPr>
                    <m:ctrlPr>
                      <w:rPr>
                        <w:rFonts w:ascii="Cambria Math" w:hAnsi="Cambria Math"/>
                        <w:i/>
                      </w:rPr>
                    </m:ctrlPr>
                  </m:sSubPr>
                  <m:e>
                    <m:r>
                      <w:rPr>
                        <w:rFonts w:ascii="Cambria Math" w:hAnsi="Cambria Math"/>
                      </w:rPr>
                      <m:t>W</m:t>
                    </m:r>
                  </m:e>
                  <m:sub>
                    <m:r>
                      <w:rPr>
                        <w:rFonts w:ascii="Cambria Math" w:hAnsi="Cambria Math"/>
                      </w:rPr>
                      <m:t>c,s</m:t>
                    </m:r>
                  </m:sub>
                </m:sSub>
                <m:r>
                  <w:rPr>
                    <w:rFonts w:ascii="Cambria Math" w:hAnsi="Cambria Math"/>
                  </w:rPr>
                  <m:t xml:space="preserve"> </m:t>
                </m:r>
              </m:oMath>
            </m:oMathPara>
          </w:p>
        </w:tc>
        <w:tc>
          <w:tcPr>
            <w:tcW w:w="850" w:type="dxa"/>
            <w:hideMark/>
          </w:tcPr>
          <w:p w14:paraId="4597EC5A" w14:textId="77777777" w:rsidR="00273097" w:rsidRDefault="00273097">
            <w:pPr>
              <w:pStyle w:val="Caption"/>
            </w:pPr>
            <w:bookmarkStart w:id="205" w:name="_Ref260391141"/>
            <w:r>
              <w:t>(</w:t>
            </w:r>
            <w:fldSimple w:instr=" STYLEREF  1 \s \* MERGEFORMAT ">
              <w:r w:rsidR="004565CC">
                <w:rPr>
                  <w:noProof/>
                </w:rPr>
                <w:t>2</w:t>
              </w:r>
            </w:fldSimple>
            <w:r>
              <w:t>-</w:t>
            </w:r>
            <w:fldSimple w:instr=" SEQ  Equation \* ARABIC \s 1 \* MERGEFORMAT ">
              <w:r w:rsidR="004565CC">
                <w:rPr>
                  <w:noProof/>
                </w:rPr>
                <w:t>9</w:t>
              </w:r>
            </w:fldSimple>
            <w:r>
              <w:t>)</w:t>
            </w:r>
            <w:bookmarkEnd w:id="205"/>
          </w:p>
        </w:tc>
      </w:tr>
    </w:tbl>
    <w:p w14:paraId="1CC273B1" w14:textId="6ADCFF0D" w:rsidR="00DE21B5" w:rsidRDefault="00DE21B5">
      <w:pPr>
        <w:jc w:val="left"/>
      </w:pPr>
      <w:proofErr w:type="gramStart"/>
      <w:r>
        <w:t>and</w:t>
      </w:r>
      <w:proofErr w:type="gramEnd"/>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850"/>
      </w:tblGrid>
      <w:tr w:rsidR="00273097" w14:paraId="25EE7FBF" w14:textId="77777777" w:rsidTr="00273097">
        <w:tc>
          <w:tcPr>
            <w:tcW w:w="817" w:type="dxa"/>
          </w:tcPr>
          <w:p w14:paraId="6D9CEFB6" w14:textId="77777777" w:rsidR="00273097" w:rsidRDefault="00273097">
            <w:pPr>
              <w:spacing w:line="240" w:lineRule="auto"/>
            </w:pPr>
          </w:p>
        </w:tc>
        <w:tc>
          <w:tcPr>
            <w:tcW w:w="6804" w:type="dxa"/>
            <w:hideMark/>
          </w:tcPr>
          <w:p w14:paraId="38A50923" w14:textId="2958B3F2" w:rsidR="00273097" w:rsidRDefault="00306201">
            <w:pPr>
              <w:spacing w:line="240" w:lineRule="auto"/>
              <w:ind w:left="34"/>
            </w:pPr>
            <m:oMathPara>
              <m:oMath>
                <m:sSub>
                  <m:sSubPr>
                    <m:ctrlPr>
                      <w:rPr>
                        <w:rFonts w:ascii="Cambria Math" w:hAnsi="Cambria Math"/>
                        <w:i/>
                      </w:rPr>
                    </m:ctrlPr>
                  </m:sSubPr>
                  <m:e>
                    <m:r>
                      <w:rPr>
                        <w:rFonts w:ascii="Cambria Math" w:hAnsi="Cambria Math"/>
                      </w:rPr>
                      <m:t>W</m:t>
                    </m:r>
                  </m:e>
                  <m:sub>
                    <m:r>
                      <w:rPr>
                        <w:rFonts w:ascii="Cambria Math" w:hAnsi="Cambria Math"/>
                      </w:rPr>
                      <m:t>c,s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c,s</m:t>
                    </m:r>
                  </m:sub>
                </m:sSub>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V</m:t>
                        </m:r>
                      </m:e>
                      <m:sub>
                        <m:r>
                          <w:rPr>
                            <w:rFonts w:ascii="Cambria Math" w:hAnsi="Cambria Math"/>
                          </w:rPr>
                          <m:t>f,c</m:t>
                        </m:r>
                      </m:sub>
                    </m:sSub>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f,s</m:t>
                            </m:r>
                          </m:sub>
                        </m:sSub>
                      </m:num>
                      <m:den>
                        <m:sSub>
                          <m:sSubPr>
                            <m:ctrlPr>
                              <w:rPr>
                                <w:rFonts w:ascii="Cambria Math" w:hAnsi="Cambria Math"/>
                                <w:i/>
                              </w:rPr>
                            </m:ctrlPr>
                          </m:sSubPr>
                          <m:e>
                            <m:d>
                              <m:dPr>
                                <m:ctrlPr>
                                  <w:rPr>
                                    <w:rFonts w:ascii="Cambria Math" w:hAnsi="Cambria Math"/>
                                    <w:i/>
                                  </w:rPr>
                                </m:ctrlPr>
                              </m:dPr>
                              <m:e>
                                <m:r>
                                  <w:rPr>
                                    <w:rFonts w:ascii="Cambria Math" w:hAnsi="Cambria Math"/>
                                  </w:rPr>
                                  <m:t>VW</m:t>
                                </m:r>
                              </m:e>
                            </m:d>
                          </m:e>
                          <m:sub>
                            <m:r>
                              <w:rPr>
                                <w:rFonts w:ascii="Cambria Math" w:hAnsi="Cambria Math"/>
                              </w:rPr>
                              <m:t>f,s</m:t>
                            </m:r>
                          </m:sub>
                        </m:sSub>
                      </m:den>
                    </m:f>
                  </m:e>
                </m:nary>
              </m:oMath>
            </m:oMathPara>
          </w:p>
        </w:tc>
        <w:tc>
          <w:tcPr>
            <w:tcW w:w="850" w:type="dxa"/>
            <w:hideMark/>
          </w:tcPr>
          <w:p w14:paraId="2E5C4C79" w14:textId="77777777" w:rsidR="00273097" w:rsidRDefault="00273097">
            <w:pPr>
              <w:pStyle w:val="Caption"/>
            </w:pPr>
            <w:bookmarkStart w:id="206" w:name="_Ref260391143"/>
            <w:r>
              <w:t>(</w:t>
            </w:r>
            <w:fldSimple w:instr=" STYLEREF  1 \s \* MERGEFORMAT ">
              <w:r w:rsidR="004565CC">
                <w:rPr>
                  <w:noProof/>
                </w:rPr>
                <w:t>2</w:t>
              </w:r>
            </w:fldSimple>
            <w:r>
              <w:t>-</w:t>
            </w:r>
            <w:fldSimple w:instr=" SEQ  Equation \* ARABIC \s 1 \* MERGEFORMAT ">
              <w:r w:rsidR="004565CC">
                <w:rPr>
                  <w:noProof/>
                </w:rPr>
                <w:t>10</w:t>
              </w:r>
            </w:fldSimple>
            <w:r>
              <w:t>)</w:t>
            </w:r>
            <w:bookmarkEnd w:id="206"/>
          </w:p>
        </w:tc>
      </w:tr>
    </w:tbl>
    <w:p w14:paraId="246500D0" w14:textId="1192FEEA" w:rsidR="00DE21B5" w:rsidRDefault="00DE21B5" w:rsidP="009B4B47">
      <w:proofErr w:type="gramStart"/>
      <w:r>
        <w:t>provide</w:t>
      </w:r>
      <w:proofErr w:type="gramEnd"/>
      <w:r>
        <w:t xml:space="preserve"> the appropriate update rules </w:t>
      </w:r>
      <w:r>
        <w:fldChar w:fldCharType="begin"/>
      </w:r>
      <w:r w:rsidR="00F33117">
        <w:instrText xml:space="preserve"> ADDIN EN.CITE &lt;EndNote&gt;&lt;Cite&gt;&lt;Author&gt;Lee&lt;/Author&gt;&lt;Year&gt;1999&lt;/Year&gt;&lt;RecNum&gt;14&lt;/RecNum&gt;&lt;DisplayText&gt;[2]&lt;/DisplayText&gt;&lt;record&gt;&lt;rec-number&gt;14&lt;/rec-number&gt;&lt;foreign-keys&gt;&lt;key app="EN" db-id="5dxrfv0zyvsrr2expadxex5pprw2vrvw9rza" timestamp="1395788464"&gt;14&lt;/key&gt;&lt;/foreign-keys&gt;&lt;ref-type name="Journal Article"&gt;17&lt;/ref-type&gt;&lt;contributors&gt;&lt;authors&gt;&lt;author&gt;Lee, Daniel D&lt;/author&gt;&lt;author&gt;Seung, H Sebastian&lt;/author&gt;&lt;/authors&gt;&lt;/contributors&gt;&lt;titles&gt;&lt;title&gt;Learning the parts of objects by non-negative matrix factorization&lt;/title&gt;&lt;secondary-title&gt;Nature&lt;/secondary-title&gt;&lt;/titles&gt;&lt;periodical&gt;&lt;full-title&gt;Nature&lt;/full-title&gt;&lt;/periodical&gt;&lt;pages&gt;788-791&lt;/pages&gt;&lt;volume&gt;401&lt;/volume&gt;&lt;number&gt;6755&lt;/number&gt;&lt;dates&gt;&lt;year&gt;1999&lt;/year&gt;&lt;/dates&gt;&lt;isbn&gt;0028-0836&lt;/isbn&gt;&lt;urls&gt;&lt;/urls&gt;&lt;/record&gt;&lt;/Cite&gt;&lt;/EndNote&gt;</w:instrText>
      </w:r>
      <w:r>
        <w:fldChar w:fldCharType="separate"/>
      </w:r>
      <w:r w:rsidR="00F33117">
        <w:rPr>
          <w:noProof/>
        </w:rPr>
        <w:t>[2]</w:t>
      </w:r>
      <w:r>
        <w:fldChar w:fldCharType="end"/>
      </w:r>
      <w:r>
        <w:t xml:space="preserve">. Additionally, a third update rule </w:t>
      </w:r>
      <w:r>
        <w:fldChar w:fldCharType="begin"/>
      </w:r>
      <w:r w:rsidR="00F33117">
        <w:instrText xml:space="preserve"> ADDIN EN.CITE &lt;EndNote&gt;&lt;Cite&gt;&lt;Author&gt;Lee&lt;/Author&gt;&lt;Year&gt;1999&lt;/Year&gt;&lt;RecNum&gt;14&lt;/RecNum&gt;&lt;DisplayText&gt;[2]&lt;/DisplayText&gt;&lt;record&gt;&lt;rec-number&gt;14&lt;/rec-number&gt;&lt;foreign-keys&gt;&lt;key app="EN" db-id="5dxrfv0zyvsrr2expadxex5pprw2vrvw9rza" timestamp="1395788464"&gt;14&lt;/key&gt;&lt;/foreign-keys&gt;&lt;ref-type name="Journal Article"&gt;17&lt;/ref-type&gt;&lt;contributors&gt;&lt;authors&gt;&lt;author&gt;Lee, Daniel D&lt;/author&gt;&lt;author&gt;Seung, H Sebastian&lt;/author&gt;&lt;/authors&gt;&lt;/contributors&gt;&lt;titles&gt;&lt;title&gt;Learning the parts of objects by non-negative matrix factorization&lt;/title&gt;&lt;secondary-title&gt;Nature&lt;/secondary-title&gt;&lt;/titles&gt;&lt;periodical&gt;&lt;full-title&gt;Nature&lt;/full-title&gt;&lt;/periodical&gt;&lt;pages&gt;788-791&lt;/pages&gt;&lt;volume&gt;401&lt;/volume&gt;&lt;number&gt;6755&lt;/number&gt;&lt;dates&gt;&lt;year&gt;1999&lt;/year&gt;&lt;/dates&gt;&lt;isbn&gt;0028-0836&lt;/isbn&gt;&lt;urls&gt;&lt;/urls&gt;&lt;/record&gt;&lt;/Cite&gt;&lt;/EndNote&gt;</w:instrText>
      </w:r>
      <w:r>
        <w:fldChar w:fldCharType="separate"/>
      </w:r>
      <w:r w:rsidR="00F33117">
        <w:rPr>
          <w:noProof/>
        </w:rPr>
        <w:t>[2]</w:t>
      </w:r>
      <w:r>
        <w:fldChar w:fldCharType="end"/>
      </w:r>
      <w:r>
        <w:t>,</w:t>
      </w:r>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850"/>
      </w:tblGrid>
      <w:tr w:rsidR="00DE21B5" w14:paraId="0FBF9AD9" w14:textId="77777777" w:rsidTr="00DE21B5">
        <w:tc>
          <w:tcPr>
            <w:tcW w:w="817" w:type="dxa"/>
          </w:tcPr>
          <w:p w14:paraId="0EEADB71" w14:textId="77777777" w:rsidR="00DE21B5" w:rsidRDefault="00DE21B5" w:rsidP="00DE21B5">
            <w:pPr>
              <w:spacing w:line="240" w:lineRule="auto"/>
            </w:pPr>
          </w:p>
        </w:tc>
        <w:tc>
          <w:tcPr>
            <w:tcW w:w="6804" w:type="dxa"/>
            <w:hideMark/>
          </w:tcPr>
          <w:p w14:paraId="62F139C4" w14:textId="77777777" w:rsidR="00DE21B5" w:rsidRDefault="00306201" w:rsidP="00DE21B5">
            <w:pPr>
              <w:spacing w:line="240" w:lineRule="auto"/>
              <w:ind w:left="34"/>
            </w:pPr>
            <m:oMathPara>
              <m:oMath>
                <m:sSub>
                  <m:sSubPr>
                    <m:ctrlPr>
                      <w:rPr>
                        <w:rFonts w:ascii="Cambria Math" w:hAnsi="Cambria Math"/>
                        <w:i/>
                      </w:rPr>
                    </m:ctrlPr>
                  </m:sSubPr>
                  <m:e>
                    <m:r>
                      <w:rPr>
                        <w:rFonts w:ascii="Cambria Math" w:hAnsi="Cambria Math"/>
                      </w:rPr>
                      <m:t>V</m:t>
                    </m:r>
                  </m:e>
                  <m:sub>
                    <m:r>
                      <w:rPr>
                        <w:rFonts w:ascii="Cambria Math" w:hAnsi="Cambria Math"/>
                      </w:rPr>
                      <m:t>f,c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f,c</m:t>
                        </m:r>
                      </m:sub>
                    </m:sSub>
                  </m:num>
                  <m:den>
                    <m:nary>
                      <m:naryPr>
                        <m:chr m:val="∑"/>
                        <m:limLoc m:val="undOvr"/>
                        <m:supHide m:val="1"/>
                        <m:ctrlPr>
                          <w:rPr>
                            <w:rFonts w:ascii="Cambria Math" w:hAnsi="Cambria Math"/>
                            <w:i/>
                          </w:rPr>
                        </m:ctrlPr>
                      </m:naryPr>
                      <m:sub>
                        <m:r>
                          <w:rPr>
                            <w:rFonts w:ascii="Cambria Math" w:hAnsi="Cambria Math"/>
                          </w:rPr>
                          <m:t>f</m:t>
                        </m:r>
                      </m:sub>
                      <m:sup/>
                      <m:e>
                        <m:sSub>
                          <m:sSubPr>
                            <m:ctrlPr>
                              <w:rPr>
                                <w:rFonts w:ascii="Cambria Math" w:hAnsi="Cambria Math"/>
                                <w:i/>
                              </w:rPr>
                            </m:ctrlPr>
                          </m:sSubPr>
                          <m:e>
                            <m:r>
                              <w:rPr>
                                <w:rFonts w:ascii="Cambria Math" w:hAnsi="Cambria Math"/>
                              </w:rPr>
                              <m:t>V</m:t>
                            </m:r>
                          </m:e>
                          <m:sub>
                            <m:r>
                              <w:rPr>
                                <w:rFonts w:ascii="Cambria Math" w:hAnsi="Cambria Math"/>
                              </w:rPr>
                              <m:t>f,c</m:t>
                            </m:r>
                          </m:sub>
                        </m:sSub>
                      </m:e>
                    </m:nary>
                  </m:den>
                </m:f>
              </m:oMath>
            </m:oMathPara>
          </w:p>
        </w:tc>
        <w:tc>
          <w:tcPr>
            <w:tcW w:w="850" w:type="dxa"/>
            <w:hideMark/>
          </w:tcPr>
          <w:p w14:paraId="5B420B7D" w14:textId="77777777" w:rsidR="00DE21B5" w:rsidRDefault="00DE21B5" w:rsidP="00DE21B5">
            <w:pPr>
              <w:pStyle w:val="Caption"/>
            </w:pPr>
            <w:bookmarkStart w:id="207" w:name="_Ref260391177"/>
            <w:r>
              <w:t>(</w:t>
            </w:r>
            <w:fldSimple w:instr=" STYLEREF  1 \s \* MERGEFORMAT ">
              <w:r w:rsidR="004565CC">
                <w:rPr>
                  <w:noProof/>
                </w:rPr>
                <w:t>2</w:t>
              </w:r>
            </w:fldSimple>
            <w:r>
              <w:t>-</w:t>
            </w:r>
            <w:fldSimple w:instr=" SEQ  Equation \* ARABIC \s 1 \* MERGEFORMAT ">
              <w:r w:rsidR="004565CC">
                <w:rPr>
                  <w:noProof/>
                </w:rPr>
                <w:t>11</w:t>
              </w:r>
            </w:fldSimple>
            <w:r>
              <w:t>)</w:t>
            </w:r>
            <w:bookmarkEnd w:id="207"/>
          </w:p>
        </w:tc>
      </w:tr>
    </w:tbl>
    <w:p w14:paraId="158BCF55" w14:textId="51DCF31E" w:rsidR="00DE21B5" w:rsidRDefault="00DE21B5" w:rsidP="009B4B47">
      <w:proofErr w:type="gramStart"/>
      <w:r>
        <w:t>was</w:t>
      </w:r>
      <w:proofErr w:type="gramEnd"/>
      <w:r>
        <w:t xml:space="preserve"> included to normalise columns in the component matrix. This is included to prevent continuously updating V by a constant and W by its inverse, which would otherwise be a valid update since VW would be identical.</w:t>
      </w:r>
    </w:p>
    <w:p w14:paraId="39C20A8D" w14:textId="6788000C" w:rsidR="00A95F98" w:rsidRDefault="00A95F98" w:rsidP="009B4B47">
      <w:r>
        <w:t>In addition</w:t>
      </w:r>
      <w:r w:rsidR="005D3806">
        <w:t>,</w:t>
      </w:r>
      <w:r>
        <w:t xml:space="preserve"> equivalent additive </w:t>
      </w:r>
      <w:r w:rsidR="005D3806">
        <w:t>expressions</w:t>
      </w:r>
      <w:r>
        <w:t xml:space="preserve"> can be </w:t>
      </w:r>
      <w:r w:rsidR="005D3806">
        <w:t>formulated</w:t>
      </w:r>
      <w:r>
        <w:t xml:space="preserve">, known as the gradient descent algorithms </w:t>
      </w:r>
      <w:r>
        <w:fldChar w:fldCharType="begin"/>
      </w:r>
      <w:r w:rsidR="00E45EF9">
        <w:instrText xml:space="preserve"> ADDIN EN.CITE &lt;EndNote&gt;&lt;Cite&gt;&lt;Author&gt;Lee&lt;/Author&gt;&lt;Year&gt;2000&lt;/Year&gt;&lt;RecNum&gt;42&lt;/RecNum&gt;&lt;DisplayText&gt;[30, 31]&lt;/DisplayText&gt;&lt;record&gt;&lt;rec-number&gt;42&lt;/rec-number&gt;&lt;foreign-keys&gt;&lt;key app="EN" db-id="5dxrfv0zyvsrr2expadxex5pprw2vrvw9rza" timestamp="1397540918"&gt;42&lt;/key&gt;&lt;/foreign-keys&gt;&lt;ref-type name="Conference Proceedings"&gt;10&lt;/ref-type&gt;&lt;contributors&gt;&lt;authors&gt;&lt;author&gt;Lee, Daniel D&lt;/author&gt;&lt;author&gt;Seung, H Sebastian&lt;/author&gt;&lt;/authors&gt;&lt;/contributors&gt;&lt;titles&gt;&lt;title&gt;Algorithms for non-negative matrix factorization&lt;/title&gt;&lt;secondary-title&gt;Advances in neural information processing systems&lt;/secondary-title&gt;&lt;/titles&gt;&lt;pages&gt;556-562&lt;/pages&gt;&lt;dates&gt;&lt;year&gt;2000&lt;/year&gt;&lt;/dates&gt;&lt;urls&gt;&lt;/urls&gt;&lt;/record&gt;&lt;/Cite&gt;&lt;Cite&gt;&lt;Author&gt;Berry&lt;/Author&gt;&lt;Year&gt;2007&lt;/Year&gt;&lt;RecNum&gt;15&lt;/RecNum&gt;&lt;record&gt;&lt;rec-number&gt;15&lt;/rec-number&gt;&lt;foreign-keys&gt;&lt;key app="EN" db-id="5dxrfv0zyvsrr2expadxex5pprw2vrvw9rza" timestamp="1396157590"&gt;15&lt;/key&gt;&lt;/foreign-keys&gt;&lt;ref-type name="Journal Article"&gt;17&lt;/ref-type&gt;&lt;contributors&gt;&lt;authors&gt;&lt;author&gt;Berry, Michael W&lt;/author&gt;&lt;author&gt;Browne, Murray&lt;/author&gt;&lt;author&gt;Langville, Amy N&lt;/author&gt;&lt;author&gt;Pauca, V Paul&lt;/author&gt;&lt;author&gt;Plemmons, Robert J&lt;/author&gt;&lt;/authors&gt;&lt;/contributors&gt;&lt;titles&gt;&lt;title&gt;Algorithms and applications for approximate nonnegative matrix factorization&lt;/title&gt;&lt;secondary-title&gt;Computational Statistics &amp;amp; Data Analysis&lt;/secondary-title&gt;&lt;/titles&gt;&lt;periodical&gt;&lt;full-title&gt;Computational Statistics &amp;amp; Data Analysis&lt;/full-title&gt;&lt;/periodical&gt;&lt;pages&gt;155-173&lt;/pages&gt;&lt;volume&gt;52&lt;/volume&gt;&lt;number&gt;1&lt;/number&gt;&lt;dates&gt;&lt;year&gt;2007&lt;/year&gt;&lt;/dates&gt;&lt;isbn&gt;0167-9473&lt;/isbn&gt;&lt;urls&gt;&lt;/urls&gt;&lt;/record&gt;&lt;/Cite&gt;&lt;/EndNote&gt;</w:instrText>
      </w:r>
      <w:r>
        <w:fldChar w:fldCharType="separate"/>
      </w:r>
      <w:r w:rsidR="00E45EF9">
        <w:rPr>
          <w:noProof/>
        </w:rPr>
        <w:t>[30, 31]</w:t>
      </w:r>
      <w:r>
        <w:fldChar w:fldCharType="end"/>
      </w:r>
      <w:r>
        <w:t>. In this thesis, these forms are considered as equivalent</w:t>
      </w:r>
      <w:r w:rsidR="005D3806">
        <w:t xml:space="preserve"> </w:t>
      </w:r>
      <w:r w:rsidR="005D3806">
        <w:fldChar w:fldCharType="begin"/>
      </w:r>
      <w:r w:rsidR="00E45EF9">
        <w:instrText xml:space="preserve"> ADDIN EN.CITE &lt;EndNote&gt;&lt;Cite&gt;&lt;Author&gt;Berry&lt;/Author&gt;&lt;Year&gt;2007&lt;/Year&gt;&lt;RecNum&gt;15&lt;/RecNum&gt;&lt;DisplayText&gt;[31]&lt;/DisplayText&gt;&lt;record&gt;&lt;rec-number&gt;15&lt;/rec-number&gt;&lt;foreign-keys&gt;&lt;key app="EN" db-id="5dxrfv0zyvsrr2expadxex5pprw2vrvw9rza" timestamp="1396157590"&gt;15&lt;/key&gt;&lt;/foreign-keys&gt;&lt;ref-type name="Journal Article"&gt;17&lt;/ref-type&gt;&lt;contributors&gt;&lt;authors&gt;&lt;author&gt;Berry, Michael W&lt;/author&gt;&lt;author&gt;Browne, Murray&lt;/author&gt;&lt;author&gt;Langville, Amy N&lt;/author&gt;&lt;author&gt;Pauca, V Paul&lt;/author&gt;&lt;author&gt;Plemmons, Robert J&lt;/author&gt;&lt;/authors&gt;&lt;/contributors&gt;&lt;titles&gt;&lt;title&gt;Algorithms and applications for approximate nonnegative matrix factorization&lt;/title&gt;&lt;secondary-title&gt;Computational Statistics &amp;amp; Data Analysis&lt;/secondary-title&gt;&lt;/titles&gt;&lt;periodical&gt;&lt;full-title&gt;Computational Statistics &amp;amp; Data Analysis&lt;/full-title&gt;&lt;/periodical&gt;&lt;pages&gt;155-173&lt;/pages&gt;&lt;volume&gt;52&lt;/volume&gt;&lt;number&gt;1&lt;/number&gt;&lt;dates&gt;&lt;year&gt;2007&lt;/year&gt;&lt;/dates&gt;&lt;isbn&gt;0167-9473&lt;/isbn&gt;&lt;urls&gt;&lt;/urls&gt;&lt;/record&gt;&lt;/Cite&gt;&lt;/EndNote&gt;</w:instrText>
      </w:r>
      <w:r w:rsidR="005D3806">
        <w:fldChar w:fldCharType="separate"/>
      </w:r>
      <w:r w:rsidR="00E45EF9">
        <w:rPr>
          <w:noProof/>
        </w:rPr>
        <w:t>[31]</w:t>
      </w:r>
      <w:r w:rsidR="005D3806">
        <w:fldChar w:fldCharType="end"/>
      </w:r>
      <w:r>
        <w:t xml:space="preserve"> and thus are not considered separately.</w:t>
      </w:r>
    </w:p>
    <w:p w14:paraId="49EC0197" w14:textId="1ADCA61C" w:rsidR="004540F4" w:rsidRDefault="005D3806" w:rsidP="009B4B47">
      <w:r>
        <w:lastRenderedPageBreak/>
        <w:t>The multiplicative update method</w:t>
      </w:r>
      <w:r w:rsidR="00B425D2">
        <w:t xml:space="preserve"> of</w:t>
      </w:r>
      <w:r w:rsidR="00FC1DBF">
        <w:t xml:space="preserve"> NMF has been used</w:t>
      </w:r>
      <w:r>
        <w:t xml:space="preserve"> extensively in literature</w:t>
      </w:r>
      <w:r w:rsidR="00FC1DBF">
        <w:t xml:space="preserve"> </w:t>
      </w:r>
      <w:r w:rsidR="00F55DB1">
        <w:t>with good results</w:t>
      </w:r>
      <w:r>
        <w:t xml:space="preserve"> </w:t>
      </w:r>
      <w:r>
        <w:fldChar w:fldCharType="begin"/>
      </w:r>
      <w:r w:rsidR="00E45EF9">
        <w:instrText xml:space="preserve"> ADDIN EN.CITE &lt;EndNote&gt;&lt;Cite&gt;&lt;Author&gt;Wilson&lt;/Author&gt;&lt;Year&gt;2008&lt;/Year&gt;&lt;RecNum&gt;10&lt;/RecNum&gt;&lt;DisplayText&gt;[15, 24]&lt;/DisplayText&gt;&lt;record&gt;&lt;rec-number&gt;10&lt;/rec-number&gt;&lt;foreign-keys&gt;&lt;key app="EN" db-id="5dxrfv0zyvsrr2expadxex5pprw2vrvw9rza" timestamp="1395272184"&gt;10&lt;/key&gt;&lt;/foreign-keys&gt;&lt;ref-type name="Conference Proceedings"&gt;10&lt;/ref-type&gt;&lt;contributors&gt;&lt;authors&gt;&lt;author&gt;Wilson, Kevin W&lt;/author&gt;&lt;author&gt;Raj, Bhiksha&lt;/author&gt;&lt;author&gt;Smaragdis, Paris&lt;/author&gt;&lt;author&gt;Divakaran, Ajay&lt;/author&gt;&lt;/authors&gt;&lt;/contributors&gt;&lt;titles&gt;&lt;title&gt;Speech denoising using nonnegative matrix factorization with priors&lt;/title&gt;&lt;secondary-title&gt;ICASSP&lt;/secondary-title&gt;&lt;/titles&gt;&lt;pages&gt;4029-4032&lt;/pages&gt;&lt;dates&gt;&lt;year&gt;2008&lt;/year&gt;&lt;/dates&gt;&lt;urls&gt;&lt;/urls&gt;&lt;/record&gt;&lt;/Cite&gt;&lt;Cite&gt;&lt;Author&gt;Raj&lt;/Author&gt;&lt;Year&gt;2005&lt;/Year&gt;&lt;RecNum&gt;63&lt;/RecNum&gt;&lt;record&gt;&lt;rec-number&gt;63&lt;/rec-number&gt;&lt;foreign-keys&gt;&lt;key app="EN" db-id="5dxrfv0zyvsrr2expadxex5pprw2vrvw9rza" timestamp="1399528566"&gt;63&lt;/key&gt;&lt;/foreign-keys&gt;&lt;ref-type name="Conference Proceedings"&gt;10&lt;/ref-type&gt;&lt;contributors&gt;&lt;authors&gt;&lt;author&gt;Raj, Bhiksha&lt;/author&gt;&lt;author&gt;Singh, Rita&lt;/author&gt;&lt;author&gt;Smaragdis, Paris&lt;/author&gt;&lt;/authors&gt;&lt;/contributors&gt;&lt;titles&gt;&lt;title&gt;Recognizing speech from simultaneous speakers&lt;/title&gt;&lt;secondary-title&gt;INTERSPEECH&lt;/secondary-title&gt;&lt;/titles&gt;&lt;pages&gt;3317-3320&lt;/pages&gt;&lt;dates&gt;&lt;year&gt;2005&lt;/year&gt;&lt;/dates&gt;&lt;urls&gt;&lt;/urls&gt;&lt;/record&gt;&lt;/Cite&gt;&lt;/EndNote&gt;</w:instrText>
      </w:r>
      <w:r>
        <w:fldChar w:fldCharType="separate"/>
      </w:r>
      <w:r w:rsidR="00E45EF9">
        <w:rPr>
          <w:noProof/>
        </w:rPr>
        <w:t>[15, 24]</w:t>
      </w:r>
      <w:r>
        <w:fldChar w:fldCharType="end"/>
      </w:r>
      <w:r w:rsidR="00F55DB1">
        <w:t>.</w:t>
      </w:r>
      <w:r w:rsidR="004540F4">
        <w:t xml:space="preserve"> </w:t>
      </w:r>
      <w:r w:rsidR="00FC1DBF">
        <w:t xml:space="preserve">However, </w:t>
      </w:r>
      <w:r w:rsidR="004540F4">
        <w:t xml:space="preserve">it has been shown that the proof given </w:t>
      </w:r>
      <w:r w:rsidR="00DB6379">
        <w:t xml:space="preserve">by </w:t>
      </w:r>
      <w:r w:rsidR="00DB6379">
        <w:fldChar w:fldCharType="begin"/>
      </w:r>
      <w:r w:rsidR="00E45EF9">
        <w:instrText xml:space="preserve"> ADDIN EN.CITE &lt;EndNote&gt;&lt;Cite AuthorYear="1"&gt;&lt;Author&gt;Lee&lt;/Author&gt;&lt;Year&gt;2000&lt;/Year&gt;&lt;RecNum&gt;42&lt;/RecNum&gt;&lt;DisplayText&gt;Lee and Seung [30]&lt;/DisplayText&gt;&lt;record&gt;&lt;rec-number&gt;42&lt;/rec-number&gt;&lt;foreign-keys&gt;&lt;key app="EN" db-id="5dxrfv0zyvsrr2expadxex5pprw2vrvw9rza" timestamp="1397540918"&gt;42&lt;/key&gt;&lt;/foreign-keys&gt;&lt;ref-type name="Conference Proceedings"&gt;10&lt;/ref-type&gt;&lt;contributors&gt;&lt;authors&gt;&lt;author&gt;Lee, Daniel D&lt;/author&gt;&lt;author&gt;Seung, H Sebastian&lt;/author&gt;&lt;/authors&gt;&lt;/contributors&gt;&lt;titles&gt;&lt;title&gt;Algorithms for non-negative matrix factorization&lt;/title&gt;&lt;secondary-title&gt;Advances in neural information processing systems&lt;/secondary-title&gt;&lt;/titles&gt;&lt;pages&gt;556-562&lt;/pages&gt;&lt;dates&gt;&lt;year&gt;2000&lt;/year&gt;&lt;/dates&gt;&lt;urls&gt;&lt;/urls&gt;&lt;/record&gt;&lt;/Cite&gt;&lt;/EndNote&gt;</w:instrText>
      </w:r>
      <w:r w:rsidR="00DB6379">
        <w:fldChar w:fldCharType="separate"/>
      </w:r>
      <w:r w:rsidR="00E45EF9">
        <w:rPr>
          <w:noProof/>
        </w:rPr>
        <w:t>Lee and Seung [30]</w:t>
      </w:r>
      <w:r w:rsidR="00DB6379">
        <w:fldChar w:fldCharType="end"/>
      </w:r>
      <w:r w:rsidR="00B425D2">
        <w:t xml:space="preserve">, </w:t>
      </w:r>
      <w:r w:rsidR="00DB6379">
        <w:t xml:space="preserve">attempting to prove the convergence of the multiplicative update rules </w:t>
      </w:r>
      <w:r w:rsidR="00DB6379">
        <w:fldChar w:fldCharType="begin"/>
      </w:r>
      <w:r w:rsidR="00DB6379">
        <w:instrText xml:space="preserve"> REF _Ref260391007 \h </w:instrText>
      </w:r>
      <w:r w:rsidR="00DB6379">
        <w:fldChar w:fldCharType="separate"/>
      </w:r>
      <w:r w:rsidR="004565CC">
        <w:t>(</w:t>
      </w:r>
      <w:r w:rsidR="004565CC">
        <w:rPr>
          <w:noProof/>
        </w:rPr>
        <w:t>2</w:t>
      </w:r>
      <w:r w:rsidR="004565CC">
        <w:t>-</w:t>
      </w:r>
      <w:r w:rsidR="004565CC">
        <w:rPr>
          <w:noProof/>
        </w:rPr>
        <w:t>7</w:t>
      </w:r>
      <w:r w:rsidR="004565CC">
        <w:t>)</w:t>
      </w:r>
      <w:r w:rsidR="00DB6379">
        <w:fldChar w:fldCharType="end"/>
      </w:r>
      <w:r w:rsidR="00DB6379">
        <w:t xml:space="preserve"> to </w:t>
      </w:r>
      <w:r w:rsidR="00DB6379">
        <w:fldChar w:fldCharType="begin"/>
      </w:r>
      <w:r w:rsidR="00DB6379">
        <w:instrText xml:space="preserve"> REF _Ref260391177 \h </w:instrText>
      </w:r>
      <w:r w:rsidR="00DB6379">
        <w:fldChar w:fldCharType="separate"/>
      </w:r>
      <w:r w:rsidR="004565CC">
        <w:t>(</w:t>
      </w:r>
      <w:r w:rsidR="004565CC">
        <w:rPr>
          <w:noProof/>
        </w:rPr>
        <w:t>2</w:t>
      </w:r>
      <w:r w:rsidR="004565CC">
        <w:t>-</w:t>
      </w:r>
      <w:r w:rsidR="004565CC">
        <w:rPr>
          <w:noProof/>
        </w:rPr>
        <w:t>11</w:t>
      </w:r>
      <w:r w:rsidR="004565CC">
        <w:t>)</w:t>
      </w:r>
      <w:r w:rsidR="00DB6379">
        <w:fldChar w:fldCharType="end"/>
      </w:r>
      <w:r w:rsidR="00B425D2">
        <w:t>, was</w:t>
      </w:r>
      <w:r w:rsidR="004540F4">
        <w:t xml:space="preserve"> incomplete</w:t>
      </w:r>
      <w:r w:rsidR="00DB6379">
        <w:t xml:space="preserve"> </w:t>
      </w:r>
      <w:r w:rsidR="00DB6379">
        <w:fldChar w:fldCharType="begin"/>
      </w:r>
      <w:r w:rsidR="00E45EF9">
        <w:instrText xml:space="preserve"> ADDIN EN.CITE &lt;EndNote&gt;&lt;Cite&gt;&lt;Author&gt;Finesso&lt;/Author&gt;&lt;Year&gt;2006&lt;/Year&gt;&lt;RecNum&gt;34&lt;/RecNum&gt;&lt;DisplayText&gt;[31, 32]&lt;/DisplayText&gt;&lt;record&gt;&lt;rec-number&gt;34&lt;/rec-number&gt;&lt;foreign-keys&gt;&lt;key app="EN" db-id="5dxrfv0zyvsrr2expadxex5pprw2vrvw9rza" timestamp="1397463134"&gt;34&lt;/key&gt;&lt;/foreign-keys&gt;&lt;ref-type name="Journal Article"&gt;17&lt;/ref-type&gt;&lt;contributors&gt;&lt;authors&gt;&lt;author&gt;Finesso, Lorenzo&lt;/author&gt;&lt;author&gt;Spreij, Peter&lt;/author&gt;&lt;/authors&gt;&lt;/contributors&gt;&lt;titles&gt;&lt;title&gt;Nonnegative matrix factorization and I-divergence alternating minimization&lt;/title&gt;&lt;secondary-title&gt;Linear Algebra and its Applications&lt;/secondary-title&gt;&lt;/titles&gt;&lt;periodical&gt;&lt;full-title&gt;Linear Algebra and its Applications&lt;/full-title&gt;&lt;/periodical&gt;&lt;pages&gt;270-287&lt;/pages&gt;&lt;volume&gt;416&lt;/volume&gt;&lt;number&gt;2&lt;/number&gt;&lt;dates&gt;&lt;year&gt;2006&lt;/year&gt;&lt;/dates&gt;&lt;isbn&gt;0024-3795&lt;/isbn&gt;&lt;urls&gt;&lt;/urls&gt;&lt;/record&gt;&lt;/Cite&gt;&lt;Cite&gt;&lt;Author&gt;Berry&lt;/Author&gt;&lt;Year&gt;2007&lt;/Year&gt;&lt;RecNum&gt;15&lt;/RecNum&gt;&lt;record&gt;&lt;rec-number&gt;15&lt;/rec-number&gt;&lt;foreign-keys&gt;&lt;key app="EN" db-id="5dxrfv0zyvsrr2expadxex5pprw2vrvw9rza" timestamp="1396157590"&gt;15&lt;/key&gt;&lt;/foreign-keys&gt;&lt;ref-type name="Journal Article"&gt;17&lt;/ref-type&gt;&lt;contributors&gt;&lt;authors&gt;&lt;author&gt;Berry, Michael W&lt;/author&gt;&lt;author&gt;Browne, Murray&lt;/author&gt;&lt;author&gt;Langville, Amy N&lt;/author&gt;&lt;author&gt;Pauca, V Paul&lt;/author&gt;&lt;author&gt;Plemmons, Robert J&lt;/author&gt;&lt;/authors&gt;&lt;/contributors&gt;&lt;titles&gt;&lt;title&gt;Algorithms and applications for approximate nonnegative matrix factorization&lt;/title&gt;&lt;secondary-title&gt;Computational Statistics &amp;amp; Data Analysis&lt;/secondary-title&gt;&lt;/titles&gt;&lt;periodical&gt;&lt;full-title&gt;Computational Statistics &amp;amp; Data Analysis&lt;/full-title&gt;&lt;/periodical&gt;&lt;pages&gt;155-173&lt;/pages&gt;&lt;volume&gt;52&lt;/volume&gt;&lt;number&gt;1&lt;/number&gt;&lt;dates&gt;&lt;year&gt;2007&lt;/year&gt;&lt;/dates&gt;&lt;isbn&gt;0167-9473&lt;/isbn&gt;&lt;urls&gt;&lt;/urls&gt;&lt;/record&gt;&lt;/Cite&gt;&lt;/EndNote&gt;</w:instrText>
      </w:r>
      <w:r w:rsidR="00DB6379">
        <w:fldChar w:fldCharType="separate"/>
      </w:r>
      <w:r w:rsidR="00E45EF9">
        <w:rPr>
          <w:noProof/>
        </w:rPr>
        <w:t>[31, 32]</w:t>
      </w:r>
      <w:r w:rsidR="00DB6379">
        <w:fldChar w:fldCharType="end"/>
      </w:r>
      <w:r w:rsidR="00B425D2">
        <w:t xml:space="preserve">. The </w:t>
      </w:r>
      <w:r w:rsidR="003E5448">
        <w:t xml:space="preserve">above equations </w:t>
      </w:r>
      <w:r w:rsidR="00650C97">
        <w:t xml:space="preserve">may become stuck at stationary points and </w:t>
      </w:r>
      <w:r w:rsidR="003E5448">
        <w:t>do not always converge to the desired objective function</w:t>
      </w:r>
      <w:r w:rsidR="00B425D2">
        <w:t xml:space="preserve"> </w:t>
      </w:r>
      <w:r w:rsidR="00B425D2">
        <w:fldChar w:fldCharType="begin">
          <w:fldData xml:space="preserve">PEVuZE5vdGU+PENpdGU+PEF1dGhvcj5GaW5lc3NvPC9BdXRob3I+PFllYXI+MjAwNDwvWWVhcj48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</w:fldData>
        </w:fldChar>
      </w:r>
      <w:r w:rsidR="00E45EF9">
        <w:instrText xml:space="preserve"> ADDIN EN.CITE </w:instrText>
      </w:r>
      <w:r w:rsidR="00E45EF9">
        <w:fldChar w:fldCharType="begin">
          <w:fldData xml:space="preserve">PEVuZE5vdGU+PENpdGU+PEF1dGhvcj5GaW5lc3NvPC9BdXRob3I+PFllYXI+MjAwNDwvWWVhcj48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</w:fldData>
        </w:fldChar>
      </w:r>
      <w:r w:rsidR="00E45EF9">
        <w:instrText xml:space="preserve"> ADDIN EN.CITE.DATA </w:instrText>
      </w:r>
      <w:r w:rsidR="00E45EF9">
        <w:fldChar w:fldCharType="end"/>
      </w:r>
      <w:r w:rsidR="00B425D2">
        <w:fldChar w:fldCharType="separate"/>
      </w:r>
      <w:r w:rsidR="00E45EF9">
        <w:rPr>
          <w:noProof/>
        </w:rPr>
        <w:t>[31-33]</w:t>
      </w:r>
      <w:r w:rsidR="00B425D2">
        <w:fldChar w:fldCharType="end"/>
      </w:r>
      <w:r w:rsidR="00321661">
        <w:t>.</w:t>
      </w:r>
      <w:r w:rsidR="0055148A">
        <w:t xml:space="preserve"> </w:t>
      </w:r>
      <w:r w:rsidR="00650C97">
        <w:t>When</w:t>
      </w:r>
      <w:r w:rsidR="0055148A">
        <w:t xml:space="preserve"> an element in </w:t>
      </w:r>
      <m:oMath>
        <m:r>
          <w:rPr>
            <w:rFonts w:ascii="Cambria Math" w:hAnsi="Cambria Math"/>
          </w:rPr>
          <m:t>V</m:t>
        </m:r>
      </m:oMath>
      <w:r w:rsidR="0055148A">
        <w:t xml:space="preserve"> or </w:t>
      </w:r>
      <m:oMath>
        <m:r>
          <w:rPr>
            <w:rFonts w:ascii="Cambria Math" w:hAnsi="Cambria Math"/>
          </w:rPr>
          <m:t>W</m:t>
        </m:r>
      </m:oMath>
      <w:r w:rsidR="00650C97">
        <w:t xml:space="preserve"> becomes zero</w:t>
      </w:r>
      <w:r w:rsidR="0055148A">
        <w:t xml:space="preserve"> it becomes “</w:t>
      </w:r>
      <w:r w:rsidR="003F2B5B">
        <w:t>locked</w:t>
      </w:r>
      <w:r w:rsidR="0055148A">
        <w:t>” and must remain as zero</w:t>
      </w:r>
      <w:r w:rsidR="00650C97">
        <w:t>,</w:t>
      </w:r>
      <w:r w:rsidR="00650C97" w:rsidRPr="00650C97">
        <w:t xml:space="preserve"> </w:t>
      </w:r>
      <w:r w:rsidR="00650C97">
        <w:t>and inherent flaw of the multiplicative update functions</w:t>
      </w:r>
      <w:r w:rsidR="003F2B5B">
        <w:t xml:space="preserve"> </w:t>
      </w:r>
      <w:r w:rsidR="003F2B5B">
        <w:fldChar w:fldCharType="begin"/>
      </w:r>
      <w:r w:rsidR="00E45EF9">
        <w:instrText xml:space="preserve"> ADDIN EN.CITE &lt;EndNote&gt;&lt;Cite&gt;&lt;Author&gt;Albright&lt;/Author&gt;&lt;Year&gt;2006&lt;/Year&gt;&lt;RecNum&gt;33&lt;/RecNum&gt;&lt;DisplayText&gt;[34]&lt;/DisplayText&gt;&lt;record&gt;&lt;rec-number&gt;33&lt;/rec-number&gt;&lt;foreign-keys&gt;&lt;key app="EN" db-id="5dxrfv0zyvsrr2expadxex5pprw2vrvw9rza" timestamp="1397462781"&gt;33&lt;/key&gt;&lt;/foreign-keys&gt;&lt;ref-type name="Report"&gt;27&lt;/ref-type&gt;&lt;contributors&gt;&lt;authors&gt;&lt;author&gt;Albright, Russell&lt;/author&gt;&lt;author&gt;Cox, James&lt;/author&gt;&lt;author&gt;Duling, David&lt;/author&gt;&lt;author&gt;Langville, Amy N&lt;/author&gt;&lt;author&gt;Meyer, C&lt;/author&gt;&lt;/authors&gt;&lt;/contributors&gt;&lt;titles&gt;&lt;title&gt;Algorithms, initializations, and convergence for the nonnegative matrix factorization&lt;/title&gt;&lt;/titles&gt;&lt;dates&gt;&lt;year&gt;2006&lt;/year&gt;&lt;/dates&gt;&lt;publisher&gt;North Carolina State University, &lt;/publisher&gt;&lt;urls&gt;&lt;/urls&gt;&lt;/record&gt;&lt;/Cite&gt;&lt;/EndNote&gt;</w:instrText>
      </w:r>
      <w:r w:rsidR="003F2B5B">
        <w:fldChar w:fldCharType="separate"/>
      </w:r>
      <w:r w:rsidR="00E45EF9">
        <w:rPr>
          <w:noProof/>
        </w:rPr>
        <w:t>[34]</w:t>
      </w:r>
      <w:r w:rsidR="003F2B5B">
        <w:fldChar w:fldCharType="end"/>
      </w:r>
      <w:r w:rsidR="0055148A">
        <w:t xml:space="preserve">. The following </w:t>
      </w:r>
      <w:r w:rsidR="00650C97">
        <w:t xml:space="preserve">class of </w:t>
      </w:r>
      <w:r w:rsidR="0055148A">
        <w:t>algorithms allow flexibility in this respect.</w:t>
      </w:r>
    </w:p>
    <w:p w14:paraId="4D3AE367" w14:textId="5034B46C" w:rsidR="00B425D2" w:rsidRDefault="005D3806" w:rsidP="00B425D2">
      <w:pPr>
        <w:pStyle w:val="Heading3"/>
      </w:pPr>
      <w:bookmarkStart w:id="208" w:name="_Toc261250732"/>
      <w:r>
        <w:t xml:space="preserve">Alternating Least </w:t>
      </w:r>
      <w:r w:rsidR="00650C97">
        <w:t>Squares Algorithms</w:t>
      </w:r>
      <w:bookmarkEnd w:id="208"/>
    </w:p>
    <w:p w14:paraId="0401EB44" w14:textId="507E539B" w:rsidR="00321661" w:rsidRDefault="00650C97" w:rsidP="00321661">
      <w:r>
        <w:t>Alternatin</w:t>
      </w:r>
      <w:r w:rsidR="005D3806">
        <w:t xml:space="preserve">g Least </w:t>
      </w:r>
      <w:r>
        <w:t xml:space="preserve">Squares (ALS) algorithms are based on the initial proposed </w:t>
      </w:r>
      <w:commentRangeStart w:id="209"/>
      <w:r>
        <w:t xml:space="preserve">algorithms by </w:t>
      </w:r>
      <w:commentRangeEnd w:id="209"/>
      <w:r w:rsidR="00DD15D0">
        <w:rPr>
          <w:rStyle w:val="CommentReference"/>
          <w:lang w:val="en-AU" w:eastAsia="en-US"/>
        </w:rPr>
        <w:commentReference w:id="209"/>
      </w:r>
      <w:r>
        <w:fldChar w:fldCharType="begin"/>
      </w:r>
      <w:r w:rsidR="00E45EF9">
        <w:instrText xml:space="preserve"> ADDIN EN.CITE &lt;EndNote&gt;&lt;Cite AuthorYear="1"&gt;&lt;Author&gt;Paatero&lt;/Author&gt;&lt;Year&gt;1994&lt;/Year&gt;&lt;RecNum&gt;35&lt;/RecNum&gt;&lt;DisplayText&gt;Paatero and Tapper [29]&lt;/DisplayText&gt;&lt;record&gt;&lt;rec-number&gt;35&lt;/rec-number&gt;&lt;foreign-keys&gt;&lt;key app="EN" db-id="5dxrfv0zyvsrr2expadxex5pprw2vrvw9rza" timestamp="1397520566"&gt;35&lt;/key&gt;&lt;/foreign-keys&gt;&lt;ref-type name="Journal Article"&gt;17&lt;/ref-type&gt;&lt;contributors&gt;&lt;authors&gt;&lt;author&gt;Paatero, Pentti&lt;/author&gt;&lt;author&gt;Tapper, Unto&lt;/author&gt;&lt;/authors&gt;&lt;/contributors&gt;&lt;titles&gt;&lt;title&gt;Positive matrix factorization: A non</w:instrText>
      </w:r>
      <w:r w:rsidR="00E45EF9">
        <w:rPr>
          <w:rFonts w:ascii="American Typewriter" w:hAnsi="American Typewriter" w:cs="American Typewriter"/>
        </w:rPr>
        <w:instrText>‐</w:instrText>
      </w:r>
      <w:r w:rsidR="00E45EF9">
        <w:instrText>negative factor model with optimal utilization of error estimates of data values&lt;/title&gt;&lt;secondary-title&gt;Environmetrics&lt;/secondary-title&gt;&lt;/titles&gt;&lt;periodical&gt;&lt;full-title&gt;Environmetrics&lt;/full-title&gt;&lt;/periodical&gt;&lt;pages&gt;111-126&lt;/pages&gt;&lt;volume&gt;5&lt;/volume&gt;&lt;number&gt;2&lt;/number&gt;&lt;dates&gt;&lt;year&gt;1994&lt;/year&gt;&lt;/dates&gt;&lt;isbn&gt;1099-095X&lt;/isbn&gt;&lt;urls&gt;&lt;/urls&gt;&lt;/record&gt;&lt;/Cite&gt;&lt;/EndNote&gt;</w:instrText>
      </w:r>
      <w:r>
        <w:fldChar w:fldCharType="separate"/>
      </w:r>
      <w:r w:rsidR="00E45EF9">
        <w:rPr>
          <w:noProof/>
        </w:rPr>
        <w:t>Paatero and Tapper [29]</w:t>
      </w:r>
      <w:r>
        <w:fldChar w:fldCharType="end"/>
      </w:r>
      <w:r>
        <w:t xml:space="preserve">. These algorithms are based on the alternating variables method (or coordinate descent method) </w:t>
      </w:r>
      <w:r>
        <w:fldChar w:fldCharType="begin"/>
      </w:r>
      <w:r w:rsidR="00E45EF9">
        <w:instrText xml:space="preserve"> ADDIN EN.CITE &lt;EndNote&gt;&lt;Cite&gt;&lt;Author&gt;Wright&lt;/Author&gt;&lt;Year&gt;1999&lt;/Year&gt;&lt;RecNum&gt;36&lt;/RecNum&gt;&lt;DisplayText&gt;[35]&lt;/DisplayText&gt;&lt;record&gt;&lt;rec-number&gt;36&lt;/rec-number&gt;&lt;foreign-keys&gt;&lt;key app="EN" db-id="5dxrfv0zyvsrr2expadxex5pprw2vrvw9rza" timestamp="1397520970"&gt;36&lt;/key&gt;&lt;/foreign-keys&gt;&lt;ref-type name="Book Section"&gt;5&lt;/ref-type&gt;&lt;contributors&gt;&lt;authors&gt;&lt;author&gt;Wright, SJ&lt;/author&gt;&lt;author&gt;Nocedal, J&lt;/author&gt;&lt;/authors&gt;&lt;/contributors&gt;&lt;titles&gt;&lt;title&gt;Derivative-Free Optimization&lt;/title&gt;&lt;secondary-title&gt;Numerical optimization&lt;/secondary-title&gt;&lt;/titles&gt;&lt;pages&gt;229-233&lt;/pages&gt;&lt;volume&gt;2&lt;/volume&gt;&lt;dates&gt;&lt;year&gt;1999&lt;/year&gt;&lt;/dates&gt;&lt;publisher&gt;Springer New York&lt;/publisher&gt;&lt;urls&gt;&lt;/urls&gt;&lt;/record&gt;&lt;/Cite&gt;&lt;/EndNote&gt;</w:instrText>
      </w:r>
      <w:r>
        <w:fldChar w:fldCharType="separate"/>
      </w:r>
      <w:r w:rsidR="00E45EF9">
        <w:rPr>
          <w:noProof/>
        </w:rPr>
        <w:t>[35]</w:t>
      </w:r>
      <w:r>
        <w:fldChar w:fldCharType="end"/>
      </w:r>
      <w:r w:rsidR="006F44FF">
        <w:t xml:space="preserve">. In these algorithms, first </w:t>
      </w:r>
      <m:oMath>
        <m:r>
          <w:rPr>
            <w:rFonts w:ascii="Cambria Math" w:hAnsi="Cambria Math"/>
          </w:rPr>
          <m:t>V</m:t>
        </m:r>
      </m:oMath>
      <w:r>
        <w:t xml:space="preserve"> is fixed and </w:t>
      </w:r>
      <m:oMath>
        <m:r>
          <w:rPr>
            <w:rFonts w:ascii="Cambria Math" w:hAnsi="Cambria Math"/>
          </w:rPr>
          <m:t>W</m:t>
        </m:r>
      </m:oMath>
      <w:r w:rsidR="005D3806">
        <w:t xml:space="preserve"> is calculated using a least </w:t>
      </w:r>
      <w:r w:rsidR="006F44FF">
        <w:t xml:space="preserve">squares method, then </w:t>
      </w:r>
      <m:oMath>
        <m:r>
          <w:rPr>
            <w:rFonts w:ascii="Cambria Math" w:hAnsi="Cambria Math"/>
          </w:rPr>
          <m:t>W</m:t>
        </m:r>
      </m:oMath>
      <w:r w:rsidR="006F44FF">
        <w:t xml:space="preserve"> is fixed and </w:t>
      </w:r>
      <m:oMath>
        <m:r>
          <w:rPr>
            <w:rFonts w:ascii="Cambria Math" w:hAnsi="Cambria Math"/>
          </w:rPr>
          <m:t>V</m:t>
        </m:r>
      </m:oMath>
      <w:r w:rsidR="006F44FF">
        <w:t xml:space="preserve"> is calculated in a similar manner. These two steps are repeated until an adequate approximation is achieved </w:t>
      </w:r>
      <w:r w:rsidR="006F44FF">
        <w:fldChar w:fldCharType="begin"/>
      </w:r>
      <w:r w:rsidR="00E45EF9">
        <w:instrText xml:space="preserve"> ADDIN EN.CITE &lt;EndNote&gt;&lt;Cite&gt;&lt;Author&gt;Albright&lt;/Author&gt;&lt;Year&gt;2006&lt;/Year&gt;&lt;RecNum&gt;33&lt;/RecNum&gt;&lt;DisplayText&gt;[34]&lt;/DisplayText&gt;&lt;record&gt;&lt;rec-number&gt;33&lt;/rec-number&gt;&lt;foreign-keys&gt;&lt;key app="EN" db-id="5dxrfv0zyvsrr2expadxex5pprw2vrvw9rza" timestamp="1397462781"&gt;33&lt;/key&gt;&lt;/foreign-keys&gt;&lt;ref-type name="Report"&gt;27&lt;/ref-type&gt;&lt;contributors&gt;&lt;authors&gt;&lt;author&gt;Albright, Russell&lt;/author&gt;&lt;author&gt;Cox, James&lt;/author&gt;&lt;author&gt;Duling, David&lt;/author&gt;&lt;author&gt;Langville, Amy N&lt;/author&gt;&lt;author&gt;Meyer, C&lt;/author&gt;&lt;/authors&gt;&lt;/contributors&gt;&lt;titles&gt;&lt;title&gt;Algorithms, initializations, and convergence for the nonnegative matrix factorization&lt;/title&gt;&lt;/titles&gt;&lt;dates&gt;&lt;year&gt;2006&lt;/year&gt;&lt;/dates&gt;&lt;publisher&gt;North Carolina State University, &lt;/publisher&gt;&lt;urls&gt;&lt;/urls&gt;&lt;/record&gt;&lt;/Cite&gt;&lt;/EndNote&gt;</w:instrText>
      </w:r>
      <w:r w:rsidR="006F44FF">
        <w:fldChar w:fldCharType="separate"/>
      </w:r>
      <w:r w:rsidR="00E45EF9">
        <w:rPr>
          <w:noProof/>
        </w:rPr>
        <w:t>[34]</w:t>
      </w:r>
      <w:r w:rsidR="006F44FF">
        <w:fldChar w:fldCharType="end"/>
      </w:r>
      <w:r w:rsidR="006F44FF">
        <w:t>.</w:t>
      </w:r>
    </w:p>
    <w:p w14:paraId="740FDD40" w14:textId="0C1B08FA" w:rsidR="006F44FF" w:rsidRDefault="00A704D3" w:rsidP="00321661">
      <w:r>
        <w:t>The lea</w:t>
      </w:r>
      <w:r w:rsidR="005D3806">
        <w:t xml:space="preserve">st </w:t>
      </w:r>
      <w:r>
        <w:t xml:space="preserve">squares method used </w:t>
      </w:r>
      <w:proofErr w:type="gramStart"/>
      <w:r>
        <w:t>varies</w:t>
      </w:r>
      <w:proofErr w:type="gramEnd"/>
      <w:r>
        <w:t xml:space="preserve"> between ALS algorithms. ALS can be generally classified </w:t>
      </w:r>
      <w:r w:rsidR="005D3806">
        <w:t xml:space="preserve">by whether a non-negative least </w:t>
      </w:r>
      <w:r>
        <w:t>squares meth</w:t>
      </w:r>
      <w:r w:rsidR="005D3806">
        <w:t>od is used; or a general least s</w:t>
      </w:r>
      <w:r>
        <w:t xml:space="preserve">quares method where any negative values </w:t>
      </w:r>
      <w:proofErr w:type="gramStart"/>
      <w:r>
        <w:t>are</w:t>
      </w:r>
      <w:proofErr w:type="gramEnd"/>
      <w:r>
        <w:t xml:space="preserve"> subsequently set to zero.</w:t>
      </w:r>
      <w:r w:rsidR="005D3806">
        <w:t xml:space="preserve"> Non-negative least </w:t>
      </w:r>
      <w:r w:rsidR="00A064DA">
        <w:t>squares methods</w:t>
      </w:r>
      <w:r w:rsidR="002E5D89">
        <w:t xml:space="preserve"> converge to a local minimum successfully, however the calculation cost per iteration is far higher</w:t>
      </w:r>
      <w:r w:rsidR="003F2B5B">
        <w:t xml:space="preserve"> despite attempts to improve performance</w:t>
      </w:r>
      <w:r w:rsidR="002E5D89">
        <w:t xml:space="preserve"> </w:t>
      </w:r>
      <w:r w:rsidR="002E5D89">
        <w:fldChar w:fldCharType="begin">
          <w:fldData xml:space="preserve">PEVuZE5vdGU+PENpdGU+PEF1dGhvcj5CZXJyeTwvQXV0aG9yPjxZZWFyPjIwMDc8L1llYXI+PFJl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</w:fldData>
        </w:fldChar>
      </w:r>
      <w:r w:rsidR="00E45EF9">
        <w:instrText xml:space="preserve"> ADDIN EN.CITE </w:instrText>
      </w:r>
      <w:r w:rsidR="00E45EF9">
        <w:fldChar w:fldCharType="begin">
          <w:fldData xml:space="preserve">PEVuZE5vdGU+PENpdGU+PEF1dGhvcj5CZXJyeTwvQXV0aG9yPjxZZWFyPjIwMDc8L1llYXI+PFJl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</w:fldData>
        </w:fldChar>
      </w:r>
      <w:r w:rsidR="00E45EF9">
        <w:instrText xml:space="preserve"> ADDIN EN.CITE.DATA </w:instrText>
      </w:r>
      <w:r w:rsidR="00E45EF9">
        <w:fldChar w:fldCharType="end"/>
      </w:r>
      <w:r w:rsidR="002E5D89">
        <w:fldChar w:fldCharType="separate"/>
      </w:r>
      <w:r w:rsidR="00E45EF9">
        <w:rPr>
          <w:noProof/>
        </w:rPr>
        <w:t>[31, 34, 36-38]</w:t>
      </w:r>
      <w:r w:rsidR="002E5D89">
        <w:fldChar w:fldCharType="end"/>
      </w:r>
      <w:r w:rsidR="003F2B5B">
        <w:t>. G</w:t>
      </w:r>
      <w:r w:rsidR="005D3806">
        <w:t xml:space="preserve">eneral least </w:t>
      </w:r>
      <w:r w:rsidR="002E5D89">
        <w:t>squares methods</w:t>
      </w:r>
      <w:r w:rsidR="003F2B5B">
        <w:t xml:space="preserve"> may converge to a saddle point as opposed </w:t>
      </w:r>
      <w:proofErr w:type="gramStart"/>
      <w:r w:rsidR="003F2B5B">
        <w:t>to a minima</w:t>
      </w:r>
      <w:proofErr w:type="gramEnd"/>
      <w:r w:rsidR="003F2B5B">
        <w:t>. This</w:t>
      </w:r>
      <w:r w:rsidR="002E5D89">
        <w:t xml:space="preserve"> is </w:t>
      </w:r>
      <w:r w:rsidR="003F2B5B">
        <w:t>generally still</w:t>
      </w:r>
      <w:r w:rsidR="002E5D89">
        <w:t xml:space="preserve"> preferred under practical conditions</w:t>
      </w:r>
      <w:r w:rsidR="003F2B5B">
        <w:t xml:space="preserve"> due to the speed</w:t>
      </w:r>
      <w:r w:rsidR="002E5D89">
        <w:t>.</w:t>
      </w:r>
      <w:r w:rsidR="003F2B5B">
        <w:t xml:space="preserve"> </w:t>
      </w:r>
      <w:r w:rsidR="00057B2E">
        <w:t>Performance can also be improved by using a good initialisation.</w:t>
      </w:r>
    </w:p>
    <w:p w14:paraId="528D018D" w14:textId="5D84DDF1" w:rsidR="006F44FF" w:rsidRDefault="00DE21B5" w:rsidP="00321661">
      <w:r>
        <w:t>T</w:t>
      </w:r>
      <w:r w:rsidR="006F44FF">
        <w:t>ypical ALS algorithm</w:t>
      </w:r>
      <w:r>
        <w:t>s</w:t>
      </w:r>
      <w:r w:rsidR="006F44FF">
        <w:t xml:space="preserve"> </w:t>
      </w:r>
      <w:r>
        <w:fldChar w:fldCharType="begin"/>
      </w:r>
      <w:r w:rsidR="00E45EF9">
        <w:instrText xml:space="preserve"> ADDIN EN.CITE &lt;EndNote&gt;&lt;Cite&gt;&lt;Author&gt;Berry&lt;/Author&gt;&lt;Year&gt;2007&lt;/Year&gt;&lt;RecNum&gt;15&lt;/RecNum&gt;&lt;DisplayText&gt;[31]&lt;/DisplayText&gt;&lt;record&gt;&lt;rec-number&gt;15&lt;/rec-number&gt;&lt;foreign-keys&gt;&lt;key app="EN" db-id="5dxrfv0zyvsrr2expadxex5pprw2vrvw9rza" timestamp="1396157590"&gt;15&lt;/key&gt;&lt;/foreign-keys&gt;&lt;ref-type name="Journal Article"&gt;17&lt;/ref-type&gt;&lt;contributors&gt;&lt;authors&gt;&lt;author&gt;Berry, Michael W&lt;/author&gt;&lt;author&gt;Browne, Murray&lt;/author&gt;&lt;author&gt;Langville, Amy N&lt;/author&gt;&lt;author&gt;Pauca, V Paul&lt;/author&gt;&lt;author&gt;Plemmons, Robert J&lt;/author&gt;&lt;/authors&gt;&lt;/contributors&gt;&lt;titles&gt;&lt;title&gt;Algorithms and applications for approximate nonnegative matrix factorization&lt;/title&gt;&lt;secondary-title&gt;Computational Statistics &amp;amp; Data Analysis&lt;/secondary-title&gt;&lt;/titles&gt;&lt;periodical&gt;&lt;full-title&gt;Computational Statistics &amp;amp; Data Analysis&lt;/full-title&gt;&lt;/periodical&gt;&lt;pages&gt;155-173&lt;/pages&gt;&lt;volume&gt;52&lt;/volume&gt;&lt;number&gt;1&lt;/number&gt;&lt;dates&gt;&lt;year&gt;2007&lt;/year&gt;&lt;/dates&gt;&lt;isbn&gt;0167-9473&lt;/isbn&gt;&lt;urls&gt;&lt;/urls&gt;&lt;/record&gt;&lt;/Cite&gt;&lt;/EndNote&gt;</w:instrText>
      </w:r>
      <w:r>
        <w:fldChar w:fldCharType="separate"/>
      </w:r>
      <w:r w:rsidR="00E45EF9">
        <w:rPr>
          <w:noProof/>
        </w:rPr>
        <w:t>[31]</w:t>
      </w:r>
      <w:r>
        <w:fldChar w:fldCharType="end"/>
      </w:r>
      <w:r>
        <w:t xml:space="preserve"> using</w:t>
      </w:r>
      <w:r w:rsidR="005D3806">
        <w:t xml:space="preserve"> general least </w:t>
      </w:r>
      <w:r w:rsidR="00057B2E">
        <w:t>squares method resemble the following</w:t>
      </w:r>
      <w:r w:rsidR="006F44FF">
        <w:t>:</w:t>
      </w:r>
    </w:p>
    <w:p w14:paraId="2B6F8BBC" w14:textId="785A6D66" w:rsidR="006F44FF" w:rsidRDefault="006F44FF" w:rsidP="006F44FF">
      <w:pPr>
        <w:pStyle w:val="ListParagraph"/>
        <w:numPr>
          <w:ilvl w:val="0"/>
          <w:numId w:val="30"/>
        </w:numPr>
      </w:pPr>
      <w:r>
        <w:t xml:space="preserve">Initialise </w:t>
      </w:r>
      <m:oMath>
        <m:r>
          <w:rPr>
            <w:rFonts w:ascii="Cambria Math" w:hAnsi="Cambria Math"/>
          </w:rPr>
          <m:t>V</m:t>
        </m:r>
      </m:oMath>
    </w:p>
    <w:p w14:paraId="58CBADAB" w14:textId="18D250B7" w:rsidR="006F44FF" w:rsidRDefault="006F44FF" w:rsidP="006F44FF">
      <w:pPr>
        <w:pStyle w:val="ListParagraph"/>
        <w:numPr>
          <w:ilvl w:val="0"/>
          <w:numId w:val="30"/>
        </w:numPr>
      </w:pPr>
      <w:r>
        <w:t>Repeat the following for a predefined number of iterations:</w:t>
      </w:r>
    </w:p>
    <w:p w14:paraId="31D21864" w14:textId="3A2D3B04" w:rsidR="006F44FF" w:rsidRDefault="006F44FF" w:rsidP="006F44FF">
      <w:pPr>
        <w:pStyle w:val="ListParagraph"/>
        <w:numPr>
          <w:ilvl w:val="1"/>
          <w:numId w:val="30"/>
        </w:numPr>
      </w:pPr>
      <w:r>
        <w:t xml:space="preserve">Solve for </w:t>
      </w:r>
      <m:oMath>
        <m:r>
          <w:rPr>
            <w:rFonts w:ascii="Cambria Math" w:hAnsi="Cambria Math"/>
          </w:rPr>
          <m:t>W</m:t>
        </m:r>
      </m:oMath>
      <w:r>
        <w:t xml:space="preserve"> using</w:t>
      </w:r>
      <w:r w:rsidR="000A02CF">
        <w:t xml:space="preserve"> </w:t>
      </w:r>
      <w:r w:rsidR="000A02CF">
        <w:fldChar w:fldCharType="begin"/>
      </w:r>
      <w:r w:rsidR="000A02CF">
        <w:instrText xml:space="preserve"> REF _Ref260393218 \h </w:instrText>
      </w:r>
      <w:r w:rsidR="000A02CF">
        <w:fldChar w:fldCharType="separate"/>
      </w:r>
      <w:r w:rsidR="004565CC">
        <w:t>(</w:t>
      </w:r>
      <w:r w:rsidR="004565CC">
        <w:rPr>
          <w:noProof/>
        </w:rPr>
        <w:t>2</w:t>
      </w:r>
      <w:r w:rsidR="004565CC">
        <w:t>-</w:t>
      </w:r>
      <w:r w:rsidR="004565CC">
        <w:rPr>
          <w:noProof/>
        </w:rPr>
        <w:t>13</w:t>
      </w:r>
      <w:r w:rsidR="004565CC">
        <w:t>)</w:t>
      </w:r>
      <w:r w:rsidR="000A02CF">
        <w:fldChar w:fldCharType="end"/>
      </w:r>
      <w:r>
        <w:t>.</w:t>
      </w:r>
    </w:p>
    <w:p w14:paraId="3A699403" w14:textId="134FCC93" w:rsidR="006F44FF" w:rsidRDefault="006F44FF" w:rsidP="006F44FF">
      <w:pPr>
        <w:pStyle w:val="ListParagraph"/>
        <w:numPr>
          <w:ilvl w:val="1"/>
          <w:numId w:val="30"/>
        </w:numPr>
      </w:pPr>
      <w:r>
        <w:t xml:space="preserve">Set any negative elements in </w:t>
      </w:r>
      <m:oMath>
        <m:r>
          <w:rPr>
            <w:rFonts w:ascii="Cambria Math" w:hAnsi="Cambria Math"/>
          </w:rPr>
          <m:t>W</m:t>
        </m:r>
      </m:oMath>
      <w:r>
        <w:t xml:space="preserve"> to </w:t>
      </w:r>
      <w:r w:rsidR="00A704D3">
        <w:t>zero</w:t>
      </w:r>
      <w:r>
        <w:t>.</w:t>
      </w:r>
    </w:p>
    <w:p w14:paraId="2B40FADE" w14:textId="02058BD3" w:rsidR="006F44FF" w:rsidRDefault="006F44FF" w:rsidP="006F44FF">
      <w:pPr>
        <w:pStyle w:val="ListParagraph"/>
        <w:numPr>
          <w:ilvl w:val="1"/>
          <w:numId w:val="30"/>
        </w:numPr>
      </w:pPr>
      <w:r>
        <w:t xml:space="preserve">Solve for </w:t>
      </w:r>
      <m:oMath>
        <m:r>
          <w:rPr>
            <w:rFonts w:ascii="Cambria Math" w:hAnsi="Cambria Math"/>
          </w:rPr>
          <m:t>V</m:t>
        </m:r>
      </m:oMath>
      <w:r>
        <w:t xml:space="preserve"> using</w:t>
      </w:r>
      <w:r w:rsidR="000A02CF">
        <w:t xml:space="preserve"> </w:t>
      </w:r>
      <w:r w:rsidR="000A02CF">
        <w:fldChar w:fldCharType="begin"/>
      </w:r>
      <w:r w:rsidR="000A02CF">
        <w:instrText xml:space="preserve"> REF _Ref260393218 \h </w:instrText>
      </w:r>
      <w:r w:rsidR="000A02CF">
        <w:fldChar w:fldCharType="separate"/>
      </w:r>
      <w:r w:rsidR="004565CC">
        <w:t>(</w:t>
      </w:r>
      <w:r w:rsidR="004565CC">
        <w:rPr>
          <w:noProof/>
        </w:rPr>
        <w:t>2</w:t>
      </w:r>
      <w:r w:rsidR="004565CC">
        <w:t>-</w:t>
      </w:r>
      <w:r w:rsidR="004565CC">
        <w:rPr>
          <w:noProof/>
        </w:rPr>
        <w:t>13</w:t>
      </w:r>
      <w:r w:rsidR="004565CC">
        <w:t>)</w:t>
      </w:r>
      <w:r w:rsidR="000A02CF">
        <w:fldChar w:fldCharType="end"/>
      </w:r>
      <w:r>
        <w:t>.</w:t>
      </w:r>
    </w:p>
    <w:p w14:paraId="4E2F0A65" w14:textId="09507B5A" w:rsidR="00273097" w:rsidRDefault="006F44FF" w:rsidP="00273097">
      <w:pPr>
        <w:pStyle w:val="ListParagraph"/>
        <w:numPr>
          <w:ilvl w:val="1"/>
          <w:numId w:val="30"/>
        </w:numPr>
      </w:pPr>
      <w:r>
        <w:t xml:space="preserve">Set any negative elements in </w:t>
      </w:r>
      <m:oMath>
        <m:r>
          <w:rPr>
            <w:rFonts w:ascii="Cambria Math" w:hAnsi="Cambria Math"/>
          </w:rPr>
          <m:t>V</m:t>
        </m:r>
      </m:oMath>
      <w:r>
        <w:t xml:space="preserve"> to </w:t>
      </w:r>
      <w:r w:rsidR="00A704D3">
        <w:t>zero</w:t>
      </w:r>
      <w:r>
        <w:t>.</w:t>
      </w:r>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850"/>
      </w:tblGrid>
      <w:tr w:rsidR="00273097" w14:paraId="1BF4069B" w14:textId="77777777" w:rsidTr="00273097">
        <w:tc>
          <w:tcPr>
            <w:tcW w:w="817" w:type="dxa"/>
          </w:tcPr>
          <w:p w14:paraId="5F884E06" w14:textId="77777777" w:rsidR="00273097" w:rsidRDefault="00273097">
            <w:pPr>
              <w:spacing w:line="240" w:lineRule="auto"/>
            </w:pPr>
          </w:p>
        </w:tc>
        <w:tc>
          <w:tcPr>
            <w:tcW w:w="6804" w:type="dxa"/>
            <w:hideMark/>
          </w:tcPr>
          <w:p w14:paraId="0B262070" w14:textId="1BB59F76" w:rsidR="00273097" w:rsidRDefault="00306201">
            <w:pPr>
              <w:spacing w:line="240" w:lineRule="auto"/>
              <w:ind w:left="34"/>
            </w:pPr>
            <m:oMathPara>
              <m:oMath>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VW=</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X</m:t>
                </m:r>
              </m:oMath>
            </m:oMathPara>
          </w:p>
        </w:tc>
        <w:tc>
          <w:tcPr>
            <w:tcW w:w="850" w:type="dxa"/>
            <w:hideMark/>
          </w:tcPr>
          <w:p w14:paraId="50B71D83" w14:textId="77777777" w:rsidR="00273097" w:rsidRDefault="00273097">
            <w:pPr>
              <w:pStyle w:val="Caption"/>
            </w:pPr>
            <w:r>
              <w:t>(</w:t>
            </w:r>
            <w:fldSimple w:instr=" STYLEREF  1 \s \* MERGEFORMAT ">
              <w:r w:rsidR="004565CC">
                <w:rPr>
                  <w:noProof/>
                </w:rPr>
                <w:t>2</w:t>
              </w:r>
            </w:fldSimple>
            <w:r>
              <w:t>-</w:t>
            </w:r>
            <w:fldSimple w:instr=" SEQ  Equation \* ARABIC \s 1 \* MERGEFORMAT ">
              <w:r w:rsidR="004565CC">
                <w:rPr>
                  <w:noProof/>
                </w:rPr>
                <w:t>12</w:t>
              </w:r>
            </w:fldSimple>
            <w:r>
              <w:t>)</w:t>
            </w:r>
          </w:p>
        </w:tc>
      </w:tr>
      <w:tr w:rsidR="00273097" w14:paraId="7C1E5DD9" w14:textId="77777777" w:rsidTr="00273097">
        <w:tc>
          <w:tcPr>
            <w:tcW w:w="817" w:type="dxa"/>
          </w:tcPr>
          <w:p w14:paraId="603441E5" w14:textId="77777777" w:rsidR="00273097" w:rsidRDefault="00273097">
            <w:pPr>
              <w:spacing w:line="240" w:lineRule="auto"/>
            </w:pPr>
          </w:p>
        </w:tc>
        <w:tc>
          <w:tcPr>
            <w:tcW w:w="6804" w:type="dxa"/>
            <w:hideMark/>
          </w:tcPr>
          <w:p w14:paraId="4FD0DC1C" w14:textId="32789241" w:rsidR="00273097" w:rsidRDefault="00273097">
            <w:pPr>
              <w:spacing w:line="240" w:lineRule="auto"/>
              <w:ind w:left="34"/>
            </w:pPr>
            <m:oMathPara>
              <m:oMath>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=W</m:t>
                </m:r>
                <m:sSup>
                  <m:sSupPr>
                    <m:ctrlPr>
                      <w:rPr>
                        <w:rFonts w:ascii="Cambria Math" w:hAnsi="Cambria Math"/>
                        <w:i/>
                      </w:rPr>
                    </m:ctrlPr>
                  </m:sSupPr>
                  <m:e>
                    <m:r>
                      <w:rPr>
                        <w:rFonts w:ascii="Cambria Math" w:hAnsi="Cambria Math"/>
                      </w:rPr>
                      <m:t>X</m:t>
                    </m:r>
                  </m:e>
                  <m:sup>
                    <m:r>
                      <w:rPr>
                        <w:rFonts w:ascii="Cambria Math" w:hAnsi="Cambria Math"/>
                      </w:rPr>
                      <m:t>T</m:t>
                    </m:r>
                  </m:sup>
                </m:sSup>
              </m:oMath>
            </m:oMathPara>
          </w:p>
        </w:tc>
        <w:tc>
          <w:tcPr>
            <w:tcW w:w="850" w:type="dxa"/>
            <w:hideMark/>
          </w:tcPr>
          <w:p w14:paraId="1A9909EC" w14:textId="77777777" w:rsidR="00273097" w:rsidRDefault="00273097">
            <w:pPr>
              <w:pStyle w:val="Caption"/>
            </w:pPr>
            <w:bookmarkStart w:id="210" w:name="_Ref260393218"/>
            <w:r>
              <w:t>(</w:t>
            </w:r>
            <w:fldSimple w:instr=" STYLEREF  1 \s \* MERGEFORMAT ">
              <w:r w:rsidR="004565CC">
                <w:rPr>
                  <w:noProof/>
                </w:rPr>
                <w:t>2</w:t>
              </w:r>
            </w:fldSimple>
            <w:r>
              <w:t>-</w:t>
            </w:r>
            <w:fldSimple w:instr=" SEQ  Equation \* ARABIC \s 1 \* MERGEFORMAT ">
              <w:r w:rsidR="004565CC">
                <w:rPr>
                  <w:noProof/>
                </w:rPr>
                <w:t>13</w:t>
              </w:r>
            </w:fldSimple>
            <w:r>
              <w:t>)</w:t>
            </w:r>
            <w:bookmarkEnd w:id="210"/>
          </w:p>
        </w:tc>
      </w:tr>
    </w:tbl>
    <w:p w14:paraId="6E43D401" w14:textId="1A8D1FCD" w:rsidR="003F6709" w:rsidRPr="00057B2E" w:rsidRDefault="00057B2E" w:rsidP="009B4B47">
      <w:r>
        <w:lastRenderedPageBreak/>
        <w:t>The algorithms presented thus far present a common</w:t>
      </w:r>
      <w:r w:rsidR="00FC1DBF" w:rsidRPr="00057B2E">
        <w:t xml:space="preserve"> weakness in that the update rules for the component matrix and the</w:t>
      </w:r>
      <w:r>
        <w:t xml:space="preserve"> activation matrix are the same</w:t>
      </w:r>
      <w:r w:rsidR="00FC1DBF" w:rsidRPr="00057B2E">
        <w:t xml:space="preserve"> </w:t>
      </w:r>
      <w:r>
        <w:t>(</w:t>
      </w:r>
      <w:r w:rsidR="00FC1DBF" w:rsidRPr="00057B2E">
        <w:t xml:space="preserve">except that </w:t>
      </w:r>
      <w:r>
        <w:t xml:space="preserve">in some cases </w:t>
      </w:r>
      <w:r w:rsidR="00FC1DBF" w:rsidRPr="00057B2E">
        <w:t>the component matrix also has a normalisation update</w:t>
      </w:r>
      <w:r>
        <w:t>)</w:t>
      </w:r>
      <w:r w:rsidR="00FC1DBF" w:rsidRPr="00057B2E">
        <w:t>.</w:t>
      </w:r>
      <w:r w:rsidR="003F6709" w:rsidRPr="00057B2E">
        <w:t xml:space="preserve"> This means there is little control over which information</w:t>
      </w:r>
      <w:r w:rsidR="005D3806">
        <w:t xml:space="preserve"> is</w:t>
      </w:r>
      <w:r w:rsidR="003F6709" w:rsidRPr="00057B2E">
        <w:t xml:space="preserve"> captured in the component matrix and which is captured in the activation matrix.</w:t>
      </w:r>
    </w:p>
    <w:p w14:paraId="0169BFE0" w14:textId="1061AF69" w:rsidR="009B4B47" w:rsidRDefault="003F6709" w:rsidP="009B4B47">
      <w:r w:rsidRPr="00057B2E">
        <w:t>The following algorithms</w:t>
      </w:r>
      <w:r w:rsidR="00057B2E">
        <w:t xml:space="preserve"> are variations that</w:t>
      </w:r>
      <w:r w:rsidRPr="00057B2E">
        <w:t xml:space="preserve"> attempt to provide further control over ensuring that the components are completely ca</w:t>
      </w:r>
      <w:r w:rsidR="00313D79" w:rsidRPr="00057B2E">
        <w:t>ptured in the component matrix.</w:t>
      </w:r>
    </w:p>
    <w:p w14:paraId="28C4C259" w14:textId="59E15C10" w:rsidR="002A56DB" w:rsidRDefault="002A56DB" w:rsidP="002A56DB">
      <w:pPr>
        <w:pStyle w:val="Heading3"/>
      </w:pPr>
      <w:bookmarkStart w:id="211" w:name="_Toc261250733"/>
      <w:r>
        <w:t xml:space="preserve">Exemplar-Based </w:t>
      </w:r>
      <w:r w:rsidR="00313D79">
        <w:t>NMF</w:t>
      </w:r>
      <w:bookmarkEnd w:id="211"/>
    </w:p>
    <w:p w14:paraId="7E0B4D6C" w14:textId="2B09C739" w:rsidR="00A209B9" w:rsidRDefault="00057B2E" w:rsidP="00A209B9">
      <w:r>
        <w:t>This</w:t>
      </w:r>
      <w:r w:rsidR="002A56DB">
        <w:t xml:space="preserve"> variation on the </w:t>
      </w:r>
      <w:r>
        <w:t>multiplicative update</w:t>
      </w:r>
      <w:r w:rsidR="002A56DB">
        <w:t xml:space="preserve"> algorithm can be made where it is expected that the components of the signal present themselves individually</w:t>
      </w:r>
      <w:r w:rsidR="00313D79">
        <w:t>, i.e. the signal is assumed to be a seri</w:t>
      </w:r>
      <w:r>
        <w:t>es of components as opposed to</w:t>
      </w:r>
      <w:r w:rsidR="00313D79">
        <w:t xml:space="preserve"> combination</w:t>
      </w:r>
      <w:r>
        <w:t>s</w:t>
      </w:r>
      <w:r w:rsidR="002A56DB">
        <w:t xml:space="preserve">. Here, the component matrix components are drawn from the desired signal. This leaves only the activation matrix to be calculated, so only one update rule is required, </w:t>
      </w:r>
      <w:r w:rsidR="00273097">
        <w:fldChar w:fldCharType="begin"/>
      </w:r>
      <w:r w:rsidR="00273097">
        <w:instrText xml:space="preserve"> REF _Ref260391143 \h </w:instrText>
      </w:r>
      <w:r w:rsidR="00273097">
        <w:fldChar w:fldCharType="separate"/>
      </w:r>
      <w:r w:rsidR="004565CC">
        <w:t>(</w:t>
      </w:r>
      <w:r w:rsidR="004565CC">
        <w:rPr>
          <w:noProof/>
        </w:rPr>
        <w:t>2</w:t>
      </w:r>
      <w:r w:rsidR="004565CC">
        <w:t>-</w:t>
      </w:r>
      <w:r w:rsidR="004565CC">
        <w:rPr>
          <w:noProof/>
        </w:rPr>
        <w:t>10</w:t>
      </w:r>
      <w:r w:rsidR="004565CC">
        <w:t>)</w:t>
      </w:r>
      <w:r w:rsidR="00273097">
        <w:fldChar w:fldCharType="end"/>
      </w:r>
      <w:r w:rsidR="00273097">
        <w:t xml:space="preserve"> </w:t>
      </w:r>
      <w:r w:rsidR="00313D79">
        <w:fldChar w:fldCharType="begin"/>
      </w:r>
      <w:r w:rsidR="00E45EF9">
        <w:instrText xml:space="preserve"> ADDIN EN.CITE &lt;EndNote&gt;&lt;Cite&gt;&lt;Author&gt;Raj&lt;/Author&gt;&lt;Year&gt;2011&lt;/Year&gt;&lt;RecNum&gt;16&lt;/RecNum&gt;&lt;DisplayText&gt;[26]&lt;/DisplayText&gt;&lt;record&gt;&lt;rec-number&gt;16&lt;/rec-number&gt;&lt;foreign-keys&gt;&lt;key app="EN" db-id="5dxrfv0zyvsrr2expadxex5pprw2vrvw9rza" timestamp="1396307852"&gt;16&lt;/key&gt;&lt;/foreign-keys&gt;&lt;ref-type name="Conference Proceedings"&gt;10&lt;/ref-type&gt;&lt;contributors&gt;&lt;authors&gt;&lt;author&gt;Raj, Bhiksha&lt;/author&gt;&lt;author&gt;Singh, Rita&lt;/author&gt;&lt;author&gt;Virtanen, Tuomas&lt;/author&gt;&lt;/authors&gt;&lt;/contributors&gt;&lt;titles&gt;&lt;title&gt;Phoneme-Dependent NMF for Speech Enhancement in Monaural Mixtures&lt;/title&gt;&lt;secondary-title&gt;INTERSPEECH&lt;/secondary-title&gt;&lt;/titles&gt;&lt;pages&gt;1217-1220&lt;/pages&gt;&lt;dates&gt;&lt;year&gt;2011&lt;/year&gt;&lt;/dates&gt;&lt;urls&gt;&lt;/urls&gt;&lt;/record&gt;&lt;/Cite&gt;&lt;/EndNote&gt;</w:instrText>
      </w:r>
      <w:r w:rsidR="00313D79">
        <w:fldChar w:fldCharType="separate"/>
      </w:r>
      <w:r w:rsidR="00E45EF9">
        <w:rPr>
          <w:noProof/>
        </w:rPr>
        <w:t>[26]</w:t>
      </w:r>
      <w:r w:rsidR="00313D79">
        <w:fldChar w:fldCharType="end"/>
      </w:r>
      <w:r w:rsidR="002A56DB">
        <w:t>.</w:t>
      </w:r>
    </w:p>
    <w:p w14:paraId="037167E8" w14:textId="3C56E761" w:rsidR="002A56DB" w:rsidRDefault="002A56DB" w:rsidP="00A209B9">
      <w:r>
        <w:t>This is the case for clean speech signals, where</w:t>
      </w:r>
      <w:r w:rsidR="005D3806">
        <w:t xml:space="preserve"> bases are taken to be phonemes</w:t>
      </w:r>
      <w:r>
        <w:t xml:space="preserve"> </w:t>
      </w:r>
      <w:r>
        <w:fldChar w:fldCharType="begin"/>
      </w:r>
      <w:r w:rsidR="00E45EF9">
        <w:instrText xml:space="preserve"> ADDIN EN.CITE &lt;EndNote&gt;&lt;Cite&gt;&lt;Author&gt;Raj&lt;/Author&gt;&lt;Year&gt;2011&lt;/Year&gt;&lt;RecNum&gt;16&lt;/RecNum&gt;&lt;DisplayText&gt;[26]&lt;/DisplayText&gt;&lt;record&gt;&lt;rec-number&gt;16&lt;/rec-number&gt;&lt;foreign-keys&gt;&lt;key app="EN" db-id="5dxrfv0zyvsrr2expadxex5pprw2vrvw9rza" timestamp="1396307852"&gt;16&lt;/key&gt;&lt;/foreign-keys&gt;&lt;ref-type name="Conference Proceedings"&gt;10&lt;/ref-type&gt;&lt;contributors&gt;&lt;authors&gt;&lt;author&gt;Raj, Bhiksha&lt;/author&gt;&lt;author&gt;Singh, Rita&lt;/author&gt;&lt;author&gt;Virtanen, Tuomas&lt;/author&gt;&lt;/authors&gt;&lt;/contributors&gt;&lt;titles&gt;&lt;title&gt;Phoneme-Dependent NMF for Speech Enhancement in Monaural Mixtures&lt;/title&gt;&lt;secondary-title&gt;INTERSPEECH&lt;/secondary-title&gt;&lt;/titles&gt;&lt;pages&gt;1217-1220&lt;/pages&gt;&lt;dates&gt;&lt;year&gt;2011&lt;/year&gt;&lt;/dates&gt;&lt;urls&gt;&lt;/urls&gt;&lt;/record&gt;&lt;/Cite&gt;&lt;/EndNote&gt;</w:instrText>
      </w:r>
      <w:r>
        <w:fldChar w:fldCharType="separate"/>
      </w:r>
      <w:r w:rsidR="00E45EF9">
        <w:rPr>
          <w:noProof/>
        </w:rPr>
        <w:t>[26]</w:t>
      </w:r>
      <w:r>
        <w:fldChar w:fldCharType="end"/>
      </w:r>
      <w:r w:rsidR="005D3806">
        <w:t>. Taking advantage of this, p</w:t>
      </w:r>
      <w:r>
        <w:t xml:space="preserve">honemes </w:t>
      </w:r>
      <w:r w:rsidR="005D3806">
        <w:t>may be</w:t>
      </w:r>
      <w:r>
        <w:t xml:space="preserve"> drawn randomly from speech and used to form the spectral component matrix. The advantage of this method is that meaning is brought to the components. This allows activations of a give</w:t>
      </w:r>
      <w:r w:rsidR="0099040B">
        <w:t>n</w:t>
      </w:r>
      <w:r>
        <w:t xml:space="preserve"> component matrix to be compared with those of another.</w:t>
      </w:r>
    </w:p>
    <w:p w14:paraId="21A101DB" w14:textId="6D8A64BF" w:rsidR="00313D79" w:rsidRDefault="00313D79" w:rsidP="00313D79">
      <w:pPr>
        <w:pStyle w:val="Heading3"/>
      </w:pPr>
      <w:bookmarkStart w:id="212" w:name="_Toc261250734"/>
      <w:r>
        <w:t>Constrained NMF</w:t>
      </w:r>
      <w:bookmarkEnd w:id="212"/>
    </w:p>
    <w:p w14:paraId="17DF43ED" w14:textId="4E1A5731" w:rsidR="00313D79" w:rsidRDefault="00313D79" w:rsidP="00313D79">
      <w:r>
        <w:t xml:space="preserve">Another method to ensure component information is captured within the component matrix is to introduce sparseness constraints on the activation matrix. By it’s nature, the activation matrix should be </w:t>
      </w:r>
      <w:r w:rsidR="007A3D3A">
        <w:t>sparser</w:t>
      </w:r>
      <w:r>
        <w:t xml:space="preserve"> than the component matrix.</w:t>
      </w:r>
      <w:r w:rsidR="00C35DE3">
        <w:t xml:space="preserve"> Through the non-negative constraint of NMF, sparseness of the activation matrix</w:t>
      </w:r>
      <w:r w:rsidR="007A3D3A">
        <w:t xml:space="preserve"> (and indeed, also the component matrix)</w:t>
      </w:r>
      <w:r w:rsidR="00C35DE3">
        <w:t xml:space="preserve"> naturally occurs </w:t>
      </w:r>
      <w:r w:rsidR="00C35DE3">
        <w:fldChar w:fldCharType="begin"/>
      </w:r>
      <w:r w:rsidR="00E45EF9">
        <w:instrText xml:space="preserve"> ADDIN EN.CITE &lt;EndNote&gt;&lt;Cite&gt;&lt;Author&gt;Hoyer&lt;/Author&gt;&lt;Year&gt;2004&lt;/Year&gt;&lt;RecNum&gt;28&lt;/RecNum&gt;&lt;DisplayText&gt;[34, 39]&lt;/DisplayText&gt;&lt;record&gt;&lt;rec-number&gt;28&lt;/rec-number&gt;&lt;foreign-keys&gt;&lt;key app="EN" db-id="5dxrfv0zyvsrr2expadxex5pprw2vrvw9rza" timestamp="1397354356"&gt;28&lt;/key&gt;&lt;/foreign-keys&gt;&lt;ref-type name="Journal Article"&gt;17&lt;/ref-type&gt;&lt;contributors&gt;&lt;authors&gt;&lt;author&gt;Hoyer, Patrik O&lt;/author&gt;&lt;/authors&gt;&lt;/contributors&gt;&lt;titles&gt;&lt;title&gt;Non-negative matrix factorization with sparseness constraints&lt;/title&gt;&lt;secondary-title&gt;The Journal of Machine Learning Research&lt;/secondary-title&gt;&lt;/titles&gt;&lt;periodical&gt;&lt;full-title&gt;The Journal of Machine Learning Research&lt;/full-title&gt;&lt;/periodical&gt;&lt;pages&gt;1457-1469&lt;/pages&gt;&lt;volume&gt;5&lt;/volume&gt;&lt;dates&gt;&lt;year&gt;2004&lt;/year&gt;&lt;/dates&gt;&lt;isbn&gt;1532-4435&lt;/isbn&gt;&lt;urls&gt;&lt;/urls&gt;&lt;/record&gt;&lt;/Cite&gt;&lt;Cite&gt;&lt;Author&gt;Albright&lt;/Author&gt;&lt;Year&gt;2006&lt;/Year&gt;&lt;RecNum&gt;33&lt;/RecNum&gt;&lt;record&gt;&lt;rec-number&gt;33&lt;/rec-number&gt;&lt;foreign-keys&gt;&lt;key app="EN" db-id="5dxrfv0zyvsrr2expadxex5pprw2vrvw9rza" timestamp="1397462781"&gt;33&lt;/key&gt;&lt;/foreign-keys&gt;&lt;ref-type name="Report"&gt;27&lt;/ref-type&gt;&lt;contributors&gt;&lt;authors&gt;&lt;author&gt;Albright, Russell&lt;/author&gt;&lt;author&gt;Cox, James&lt;/author&gt;&lt;author&gt;Duling, David&lt;/author&gt;&lt;author&gt;Langville, Amy N&lt;/author&gt;&lt;author&gt;Meyer, C&lt;/author&gt;&lt;/authors&gt;&lt;/contributors&gt;&lt;titles&gt;&lt;title&gt;Algorithms, initializations, and convergence for the nonnegative matrix factorization&lt;/title&gt;&lt;/titles&gt;&lt;dates&gt;&lt;year&gt;2006&lt;/year&gt;&lt;/dates&gt;&lt;publisher&gt;North Carolina State University, &lt;/publisher&gt;&lt;urls&gt;&lt;/urls&gt;&lt;/record&gt;&lt;/Cite&gt;&lt;/EndNote&gt;</w:instrText>
      </w:r>
      <w:r w:rsidR="00C35DE3">
        <w:fldChar w:fldCharType="separate"/>
      </w:r>
      <w:r w:rsidR="00E45EF9">
        <w:rPr>
          <w:noProof/>
        </w:rPr>
        <w:t>[34, 39]</w:t>
      </w:r>
      <w:r w:rsidR="00C35DE3">
        <w:fldChar w:fldCharType="end"/>
      </w:r>
      <w:r w:rsidR="00C35DE3">
        <w:t>. However, it can be desirable to allow explicit control over the sparseness</w:t>
      </w:r>
      <w:r w:rsidR="007A3D3A">
        <w:t xml:space="preserve">, especially in speech applications </w:t>
      </w:r>
      <w:r w:rsidR="007A3D3A">
        <w:fldChar w:fldCharType="begin"/>
      </w:r>
      <w:r w:rsidR="00E45EF9">
        <w:instrText xml:space="preserve"> ADDIN EN.CITE &lt;EndNote&gt;&lt;Cite&gt;&lt;Author&gt;Schmidt&lt;/Author&gt;&lt;Year&gt;2006&lt;/Year&gt;&lt;RecNum&gt;29&lt;/RecNum&gt;&lt;DisplayText&gt;[23]&lt;/DisplayText&gt;&lt;record&gt;&lt;rec-number&gt;29&lt;/rec-number&gt;&lt;foreign-keys&gt;&lt;key app="EN" db-id="5dxrfv0zyvsrr2expadxex5pprw2vrvw9rza" timestamp="1397354678"&gt;29&lt;/key&gt;&lt;/foreign-keys&gt;&lt;ref-type name="Journal Article"&gt;17&lt;/ref-type&gt;&lt;contributors&gt;&lt;authors&gt;&lt;author&gt;Schmidt, Mikkel&lt;/author&gt;&lt;author&gt;Olsson, Rasmus&lt;/author&gt;&lt;/authors&gt;&lt;/contributors&gt;&lt;titles&gt;&lt;title&gt;Single-channel speech separation using sparse non-negative matrix factorization&lt;/title&gt;&lt;/titles&gt;&lt;dates&gt;&lt;year&gt;2006&lt;/year&gt;&lt;/dates&gt;&lt;urls&gt;&lt;/urls&gt;&lt;/record&gt;&lt;/Cite&gt;&lt;/EndNote&gt;</w:instrText>
      </w:r>
      <w:r w:rsidR="007A3D3A">
        <w:fldChar w:fldCharType="separate"/>
      </w:r>
      <w:r w:rsidR="00E45EF9">
        <w:rPr>
          <w:noProof/>
        </w:rPr>
        <w:t>[23]</w:t>
      </w:r>
      <w:r w:rsidR="007A3D3A">
        <w:fldChar w:fldCharType="end"/>
      </w:r>
      <w:r w:rsidR="00C35DE3">
        <w:t>.</w:t>
      </w:r>
    </w:p>
    <w:p w14:paraId="524538AA" w14:textId="3CE1AD98" w:rsidR="00F8667A" w:rsidRDefault="00F8667A" w:rsidP="003C1653">
      <w:r>
        <w:fldChar w:fldCharType="begin"/>
      </w:r>
      <w:r w:rsidR="00E45EF9">
        <w:instrText xml:space="preserve"> ADDIN EN.CITE &lt;EndNote&gt;&lt;Cite AuthorYear="1"&gt;&lt;Author&gt;Hoyer&lt;/Author&gt;&lt;Year&gt;2002&lt;/Year&gt;&lt;RecNum&gt;41&lt;/RecNum&gt;&lt;DisplayText&gt;Hoyer [40]&lt;/DisplayText&gt;&lt;record&gt;&lt;rec-number&gt;41&lt;/rec-number&gt;&lt;foreign-keys&gt;&lt;key app="EN" db-id="5dxrfv0zyvsrr2expadxex5pprw2vrvw9rza" timestamp="1397538180"&gt;41&lt;/key&gt;&lt;/foreign-keys&gt;&lt;ref-type name="Conference Proceedings"&gt;10&lt;/ref-type&gt;&lt;contributors&gt;&lt;authors&gt;&lt;author&gt;Hoyer, Patrik O&lt;/author&gt;&lt;/authors&gt;&lt;/contributors&gt;&lt;titles&gt;&lt;title&gt;Non-negative sparse coding&lt;/title&gt;&lt;secondary-title&gt;Neural Networks for Signal Processing, 2002. Proceedings of the 2002 12th IEEE Workshop on&lt;/secondary-title&gt;&lt;/titles&gt;&lt;pages&gt;557-565&lt;/pages&gt;&lt;dates&gt;&lt;year&gt;2002&lt;/year&gt;&lt;/dates&gt;&lt;publisher&gt;IEEE&lt;/publisher&gt;&lt;isbn&gt;0780376161&lt;/isbn&gt;&lt;urls&gt;&lt;/urls&gt;&lt;/record&gt;&lt;/Cite&gt;&lt;/EndNote&gt;</w:instrText>
      </w:r>
      <w:r>
        <w:fldChar w:fldCharType="separate"/>
      </w:r>
      <w:r w:rsidR="00E45EF9">
        <w:rPr>
          <w:noProof/>
        </w:rPr>
        <w:t>Hoyer [40]</w:t>
      </w:r>
      <w:r>
        <w:fldChar w:fldCharType="end"/>
      </w:r>
      <w:r>
        <w:t xml:space="preserve"> proposed an algorithm based on the multiplicative update algorithm in </w:t>
      </w:r>
      <w:r>
        <w:fldChar w:fldCharType="begin"/>
      </w:r>
      <w:r w:rsidR="00F33117">
        <w:instrText xml:space="preserve"> ADDIN EN.CITE &lt;EndNote&gt;&lt;Cite&gt;&lt;Author&gt;Lee&lt;/Author&gt;&lt;Year&gt;1999&lt;/Year&gt;&lt;RecNum&gt;14&lt;/RecNum&gt;&lt;DisplayText&gt;[2]&lt;/DisplayText&gt;&lt;record&gt;&lt;rec-number&gt;14&lt;/rec-number&gt;&lt;foreign-keys&gt;&lt;key app="EN" db-id="5dxrfv0zyvsrr2expadxex5pprw2vrvw9rza" timestamp="1395788464"&gt;14&lt;/key&gt;&lt;/foreign-keys&gt;&lt;ref-type name="Journal Article"&gt;17&lt;/ref-type&gt;&lt;contributors&gt;&lt;authors&gt;&lt;author&gt;Lee, Daniel D&lt;/author&gt;&lt;author&gt;Seung, H Sebastian&lt;/author&gt;&lt;/authors&gt;&lt;/contributors&gt;&lt;titles&gt;&lt;title&gt;Learning the parts of objects by non-negative matrix factorization&lt;/title&gt;&lt;secondary-title&gt;Nature&lt;/secondary-title&gt;&lt;/titles&gt;&lt;periodical&gt;&lt;full-title&gt;Nature&lt;/full-title&gt;&lt;/periodical&gt;&lt;pages&gt;788-791&lt;/pages&gt;&lt;volume&gt;401&lt;/volume&gt;&lt;number&gt;6755&lt;/number&gt;&lt;dates&gt;&lt;year&gt;1999&lt;/year&gt;&lt;/dates&gt;&lt;isbn&gt;0028-0836&lt;/isbn&gt;&lt;urls&gt;&lt;/urls&gt;&lt;/record&gt;&lt;/Cite&gt;&lt;/EndNote&gt;</w:instrText>
      </w:r>
      <w:r>
        <w:fldChar w:fldCharType="separate"/>
      </w:r>
      <w:r w:rsidR="00F33117">
        <w:rPr>
          <w:noProof/>
        </w:rPr>
        <w:t>[2]</w:t>
      </w:r>
      <w:r>
        <w:fldChar w:fldCharType="end"/>
      </w:r>
      <w:r>
        <w:t xml:space="preserve"> with an introduced cost function to aid in control of the sparseness. This algorithm was further improved in </w:t>
      </w:r>
      <w:r>
        <w:fldChar w:fldCharType="begin"/>
      </w:r>
      <w:r w:rsidR="00E45EF9">
        <w:instrText xml:space="preserve"> ADDIN EN.CITE &lt;EndNote&gt;&lt;Cite&gt;&lt;Author&gt;Hoyer&lt;/Author&gt;&lt;Year&gt;2004&lt;/Year&gt;&lt;RecNum&gt;28&lt;/RecNum&gt;&lt;DisplayText&gt;[39]&lt;/DisplayText&gt;&lt;record&gt;&lt;rec-number&gt;28&lt;/rec-number&gt;&lt;foreign-keys&gt;&lt;key app="EN" db-id="5dxrfv0zyvsrr2expadxex5pprw2vrvw9rza" timestamp="1397354356"&gt;28&lt;/key&gt;&lt;/foreign-keys&gt;&lt;ref-type name="Journal Article"&gt;17&lt;/ref-type&gt;&lt;contributors&gt;&lt;authors&gt;&lt;author&gt;Hoyer, Patrik O&lt;/author&gt;&lt;/authors&gt;&lt;/contributors&gt;&lt;titles&gt;&lt;title&gt;Non-negative matrix factorization with sparseness constraints&lt;/title&gt;&lt;secondary-title&gt;The Journal of Machine Learning Research&lt;/secondary-title&gt;&lt;/titles&gt;&lt;periodical&gt;&lt;full-title&gt;The Journal of Machine Learning Research&lt;/full-title&gt;&lt;/periodical&gt;&lt;pages&gt;1457-1469&lt;/pages&gt;&lt;volume&gt;5&lt;/volume&gt;&lt;dates&gt;&lt;year&gt;2004&lt;/year&gt;&lt;/dates&gt;&lt;isbn&gt;1532-4435&lt;/isbn&gt;&lt;urls&gt;&lt;/urls&gt;&lt;/record&gt;&lt;/Cite&gt;&lt;/EndNote&gt;</w:instrText>
      </w:r>
      <w:r>
        <w:fldChar w:fldCharType="separate"/>
      </w:r>
      <w:r w:rsidR="00E45EF9">
        <w:rPr>
          <w:noProof/>
        </w:rPr>
        <w:t>[39]</w:t>
      </w:r>
      <w:r>
        <w:fldChar w:fldCharType="end"/>
      </w:r>
      <w:r>
        <w:t xml:space="preserve"> where the explicit control of sparseness was introduced. This was achieved by defining the sparseness measure</w:t>
      </w:r>
      <w:r w:rsidR="000A02CF">
        <w:t xml:space="preserve"> </w:t>
      </w:r>
      <w:r w:rsidR="000A02CF">
        <w:fldChar w:fldCharType="begin"/>
      </w:r>
      <w:r w:rsidR="00E45EF9">
        <w:instrText xml:space="preserve"> ADDIN EN.CITE &lt;EndNote&gt;&lt;Cite&gt;&lt;Author&gt;Hoyer&lt;/Author&gt;&lt;Year&gt;2004&lt;/Year&gt;&lt;RecNum&gt;28&lt;/RecNum&gt;&lt;DisplayText&gt;[39]&lt;/DisplayText&gt;&lt;record&gt;&lt;rec-number&gt;28&lt;/rec-number&gt;&lt;foreign-keys&gt;&lt;key app="EN" db-id="5dxrfv0zyvsrr2expadxex5pprw2vrvw9rza" timestamp="1397354356"&gt;28&lt;/key&gt;&lt;/foreign-keys&gt;&lt;ref-type name="Journal Article"&gt;17&lt;/ref-type&gt;&lt;contributors&gt;&lt;authors&gt;&lt;author&gt;Hoyer, Patrik O&lt;/author&gt;&lt;/authors&gt;&lt;/contributors&gt;&lt;titles&gt;&lt;title&gt;Non-negative matrix factorization with sparseness constraints&lt;/title&gt;&lt;secondary-title&gt;The Journal of Machine Learning Research&lt;/secondary-title&gt;&lt;/titles&gt;&lt;periodical&gt;&lt;full-title&gt;The Journal of Machine Learning Research&lt;/full-title&gt;&lt;/periodical&gt;&lt;pages&gt;1457-1469&lt;/pages&gt;&lt;volume&gt;5&lt;/volume&gt;&lt;dates&gt;&lt;year&gt;2004&lt;/year&gt;&lt;/dates&gt;&lt;isbn&gt;1532-4435&lt;/isbn&gt;&lt;urls&gt;&lt;/urls&gt;&lt;/record&gt;&lt;/Cite&gt;&lt;/EndNote&gt;</w:instrText>
      </w:r>
      <w:r w:rsidR="000A02CF">
        <w:fldChar w:fldCharType="separate"/>
      </w:r>
      <w:r w:rsidR="00E45EF9">
        <w:rPr>
          <w:noProof/>
        </w:rPr>
        <w:t>[39]</w:t>
      </w:r>
      <w:r w:rsidR="000A02CF">
        <w:fldChar w:fldCharType="end"/>
      </w:r>
      <w:r>
        <w:t>:</w:t>
      </w:r>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850"/>
      </w:tblGrid>
      <w:tr w:rsidR="000A02CF" w14:paraId="4AB05E2D" w14:textId="77777777" w:rsidTr="000A02CF">
        <w:tc>
          <w:tcPr>
            <w:tcW w:w="817" w:type="dxa"/>
          </w:tcPr>
          <w:p w14:paraId="16815EC6" w14:textId="77777777" w:rsidR="000A02CF" w:rsidRDefault="000A02CF">
            <w:pPr>
              <w:spacing w:line="240" w:lineRule="auto"/>
            </w:pPr>
          </w:p>
        </w:tc>
        <w:tc>
          <w:tcPr>
            <w:tcW w:w="6804" w:type="dxa"/>
            <w:hideMark/>
          </w:tcPr>
          <w:p w14:paraId="7C1D7E35" w14:textId="1DFF6868" w:rsidR="000A02CF" w:rsidRDefault="000A02CF">
            <w:pPr>
              <w:spacing w:line="240" w:lineRule="auto"/>
              <w:ind w:left="34"/>
            </w:pPr>
            <m:oMathPara>
              <m:oMath>
                <m:r>
                  <w:rPr>
                    <w:rFonts w:ascii="Cambria Math" w:hAnsi="Cambria Math"/>
                  </w:rPr>
                  <m:t>sparseness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n</m:t>
                        </m:r>
                      </m:e>
                    </m:rad>
                    <m:r>
                      <w:rPr>
                        <w:rFonts w:ascii="Cambria Math" w:hAnsi="Cambria Math"/>
                      </w:rPr>
                      <m:t>-</m:t>
                    </m:r>
                    <m:d>
                      <m:dPr>
                        <m:ctrlPr>
                          <w:rPr>
                            <w:rFonts w:ascii="Cambria Math" w:hAnsi="Cambria Math"/>
                            <w:i/>
                          </w:rPr>
                        </m:ctrlPr>
                      </m:dPr>
                      <m:e>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e>
                    </m:rad>
                  </m:num>
                  <m:den>
                    <m:rad>
                      <m:radPr>
                        <m:degHide m:val="1"/>
                        <m:ctrlPr>
                          <w:rPr>
                            <w:rFonts w:ascii="Cambria Math" w:hAnsi="Cambria Math"/>
                            <w:i/>
                          </w:rPr>
                        </m:ctrlPr>
                      </m:radPr>
                      <m:deg/>
                      <m:e>
                        <m:r>
                          <w:rPr>
                            <w:rFonts w:ascii="Cambria Math" w:hAnsi="Cambria Math"/>
                          </w:rPr>
                          <m:t>n</m:t>
                        </m:r>
                      </m:e>
                    </m:rad>
                    <m:r>
                      <w:rPr>
                        <w:rFonts w:ascii="Cambria Math" w:hAnsi="Cambria Math"/>
                      </w:rPr>
                      <m:t>-1</m:t>
                    </m:r>
                  </m:den>
                </m:f>
              </m:oMath>
            </m:oMathPara>
          </w:p>
        </w:tc>
        <w:tc>
          <w:tcPr>
            <w:tcW w:w="850" w:type="dxa"/>
            <w:hideMark/>
          </w:tcPr>
          <w:p w14:paraId="127FC4DF" w14:textId="77777777" w:rsidR="000A02CF" w:rsidRDefault="000A02CF">
            <w:pPr>
              <w:pStyle w:val="Caption"/>
            </w:pPr>
            <w:r>
              <w:t>(</w:t>
            </w:r>
            <w:fldSimple w:instr=" STYLEREF  1 \s \* MERGEFORMAT ">
              <w:r w:rsidR="004565CC">
                <w:rPr>
                  <w:noProof/>
                </w:rPr>
                <w:t>2</w:t>
              </w:r>
            </w:fldSimple>
            <w:r>
              <w:t>-</w:t>
            </w:r>
            <w:fldSimple w:instr=" SEQ  Equation \* ARABIC \s 1 \* MERGEFORMAT ">
              <w:r w:rsidR="004565CC">
                <w:rPr>
                  <w:noProof/>
                </w:rPr>
                <w:t>14</w:t>
              </w:r>
            </w:fldSimple>
            <w:r>
              <w:t>)</w:t>
            </w:r>
          </w:p>
        </w:tc>
      </w:tr>
    </w:tbl>
    <w:p w14:paraId="59C3EDB9" w14:textId="0F7779BD" w:rsidR="00E739C8" w:rsidRDefault="00F8667A" w:rsidP="003C1653">
      <w:r>
        <w:lastRenderedPageBreak/>
        <w:t xml:space="preserve">Where </w:t>
      </w:r>
      <m:oMath>
        <m:r>
          <w:rPr>
            <w:rFonts w:ascii="Cambria Math" w:hAnsi="Cambria Math"/>
          </w:rPr>
          <m:t>n</m:t>
        </m:r>
      </m:oMath>
      <w:r>
        <w:t xml:space="preserve"> is the length of vector </w:t>
      </w:r>
      <m:oMath>
        <m:r>
          <w:rPr>
            <w:rFonts w:ascii="Cambria Math" w:hAnsi="Cambria Math"/>
          </w:rPr>
          <m:t>x</m:t>
        </m:r>
      </m:oMath>
      <w:r>
        <w:t>.</w:t>
      </w:r>
      <w:r w:rsidR="001E4B5B">
        <w:t xml:space="preserve"> The developed algorithm is then based on </w:t>
      </w:r>
      <w:r w:rsidR="00A95F98">
        <w:t xml:space="preserve">the Euclidean distance objective function, employing </w:t>
      </w:r>
      <w:r w:rsidR="001E4B5B">
        <w:t>a combination of multiplicative update functions (§</w:t>
      </w:r>
      <w:r w:rsidR="001E4B5B">
        <w:fldChar w:fldCharType="begin"/>
      </w:r>
      <w:r w:rsidR="001E4B5B">
        <w:instrText xml:space="preserve"> REF _Ref259199242 \r \h </w:instrText>
      </w:r>
      <w:r w:rsidR="001E4B5B">
        <w:fldChar w:fldCharType="separate"/>
      </w:r>
      <w:r w:rsidR="004565CC">
        <w:t>2.6.2</w:t>
      </w:r>
      <w:r w:rsidR="001E4B5B">
        <w:fldChar w:fldCharType="end"/>
      </w:r>
      <w:r w:rsidR="001E4B5B">
        <w:t>) and gradient descent functions</w:t>
      </w:r>
      <w:r w:rsidR="00A95F98">
        <w:t>.</w:t>
      </w:r>
      <w:r w:rsidR="00FE05EC">
        <w:t xml:space="preserve"> However, the theory developed is applicable to many types of objective functions and implementation algorithms </w:t>
      </w:r>
      <w:r w:rsidR="00FE05EC">
        <w:fldChar w:fldCharType="begin"/>
      </w:r>
      <w:r w:rsidR="00E45EF9">
        <w:instrText xml:space="preserve"> ADDIN EN.CITE &lt;EndNote&gt;&lt;Cite&gt;&lt;Author&gt;Cichocki&lt;/Author&gt;&lt;Year&gt;2006&lt;/Year&gt;&lt;RecNum&gt;21&lt;/RecNum&gt;&lt;DisplayText&gt;[41]&lt;/DisplayText&gt;&lt;record&gt;&lt;rec-number&gt;21&lt;/rec-number&gt;&lt;foreign-keys&gt;&lt;key app="EN" db-id="5dxrfv0zyvsrr2expadxex5pprw2vrvw9rza" timestamp="1397264804"&gt;21&lt;/key&gt;&lt;/foreign-keys&gt;&lt;ref-type name="Conference Proceedings"&gt;10&lt;/ref-type&gt;&lt;contributors&gt;&lt;authors&gt;&lt;author&gt;Cichocki, Andrzej&lt;/author&gt;&lt;author&gt;Zdunek, Rafal&lt;/author&gt;&lt;author&gt;Amari, Shun-ichi&lt;/author&gt;&lt;/authors&gt;&lt;/contributors&gt;&lt;titles&gt;&lt;title&gt;New algorithms for non-negative matrix factorization in applications to blind source separation&lt;/title&gt;&lt;secondary-title&gt;Acoustics, Speech and Signal Processing, 2006. ICASSP 2006 Proceedings. 2006 IEEE International Conference on&lt;/secondary-title&gt;&lt;/titles&gt;&lt;pages&gt;V-V&lt;/pages&gt;&lt;volume&gt;5&lt;/volume&gt;&lt;dates&gt;&lt;year&gt;2006&lt;/year&gt;&lt;/dates&gt;&lt;publisher&gt;IEEE&lt;/publisher&gt;&lt;isbn&gt;142440469X&lt;/isbn&gt;&lt;urls&gt;&lt;/urls&gt;&lt;/record&gt;&lt;/Cite&gt;&lt;/EndNote&gt;</w:instrText>
      </w:r>
      <w:r w:rsidR="00FE05EC">
        <w:fldChar w:fldCharType="separate"/>
      </w:r>
      <w:r w:rsidR="00E45EF9">
        <w:rPr>
          <w:noProof/>
        </w:rPr>
        <w:t>[41]</w:t>
      </w:r>
      <w:r w:rsidR="00FE05EC">
        <w:fldChar w:fldCharType="end"/>
      </w:r>
      <w:r w:rsidR="00FE05EC">
        <w:t xml:space="preserve">. Similarly, the cost functions introduced need not be specific to sparsity, but can be applied to many auxiliary constraints, such as enforcing smoothness </w:t>
      </w:r>
      <w:r w:rsidR="00FE05EC">
        <w:fldChar w:fldCharType="begin"/>
      </w:r>
      <w:r w:rsidR="00E45EF9">
        <w:instrText xml:space="preserve"> ADDIN EN.CITE &lt;EndNote&gt;&lt;Cite&gt;&lt;Author&gt;Févotte&lt;/Author&gt;&lt;Year&gt;2011&lt;/Year&gt;&lt;RecNum&gt;43&lt;/RecNum&gt;&lt;DisplayText&gt;[27]&lt;/DisplayText&gt;&lt;record&gt;&lt;rec-number&gt;43&lt;/rec-number&gt;&lt;foreign-keys&gt;&lt;key app="EN" db-id="5dxrfv0zyvsrr2expadxex5pprw2vrvw9rza" timestamp="1397557922"&gt;43&lt;/key&gt;&lt;/foreign-keys&gt;&lt;ref-type name="Conference Proceedings"&gt;10&lt;/ref-type&gt;&lt;contributors&gt;&lt;authors&gt;&lt;author&gt;Févotte, Cédric&lt;/author&gt;&lt;/authors&gt;&lt;/contributors&gt;&lt;titles&gt;&lt;title&gt;Majorization-minimization algorithm for smooth Itakura-Saito nonnegative matrix factorization&lt;/title&gt;&lt;secondary-title&gt;Acoustics, Speech and Signal Processing (ICASSP), 2011 IEEE International Conference on&lt;/secondary-title&gt;&lt;/titles&gt;&lt;pages&gt;1980-1983&lt;/pages&gt;&lt;dates&gt;&lt;year&gt;2011&lt;/year&gt;&lt;/dates&gt;&lt;publisher&gt;IEEE&lt;/publisher&gt;&lt;isbn&gt;1457705389&lt;/isbn&gt;&lt;urls&gt;&lt;/urls&gt;&lt;/record&gt;&lt;/Cite&gt;&lt;/EndNote&gt;</w:instrText>
      </w:r>
      <w:r w:rsidR="00FE05EC">
        <w:fldChar w:fldCharType="separate"/>
      </w:r>
      <w:r w:rsidR="00E45EF9">
        <w:rPr>
          <w:noProof/>
        </w:rPr>
        <w:t>[27]</w:t>
      </w:r>
      <w:r w:rsidR="00FE05EC">
        <w:fldChar w:fldCharType="end"/>
      </w:r>
      <w:r w:rsidR="00FE05EC">
        <w:t>.</w:t>
      </w:r>
    </w:p>
    <w:p w14:paraId="7695AAC8" w14:textId="54947A40" w:rsidR="00EE50FF" w:rsidRPr="00F8014B" w:rsidRDefault="00F8014B" w:rsidP="00EE50FF">
      <w:pPr>
        <w:pStyle w:val="Heading3"/>
      </w:pPr>
      <w:bookmarkStart w:id="213" w:name="_Toc261250735"/>
      <w:r w:rsidRPr="00F8014B">
        <w:t>General NMF approaches to Source Separation</w:t>
      </w:r>
      <w:bookmarkEnd w:id="213"/>
    </w:p>
    <w:p w14:paraId="66C5B9CF" w14:textId="329FC9F2" w:rsidR="00EE50FF" w:rsidRDefault="00EE50FF" w:rsidP="00EE50FF">
      <w:r w:rsidRPr="00053988">
        <w:t>There are a number of methods to construct a clean-speech estimation using NM</w:t>
      </w:r>
      <w:r>
        <w:t xml:space="preserve">F. The particular methods used largely depend on the specifics of the model used. However, </w:t>
      </w:r>
      <w:r w:rsidR="00EC4487">
        <w:t>the general concept is the same.</w:t>
      </w:r>
      <w:r>
        <w:t xml:space="preserve"> It is known that X is approximated as </w:t>
      </w:r>
      <m:oMath>
        <m:r>
          <w:rPr>
            <w:rFonts w:ascii="Cambria Math" w:hAnsi="Cambria Math"/>
          </w:rPr>
          <m:t>V×W</m:t>
        </m:r>
      </m:oMath>
      <w:r>
        <w:t xml:space="preserve"> </w:t>
      </w:r>
      <w:r>
        <w:fldChar w:fldCharType="begin"/>
      </w:r>
      <w:r>
        <w:instrText xml:space="preserve"> REF _Ref260390469 \h </w:instrText>
      </w:r>
      <w:r>
        <w:fldChar w:fldCharType="separate"/>
      </w:r>
      <w:r w:rsidR="004565CC">
        <w:t>(</w:t>
      </w:r>
      <w:r w:rsidR="004565CC">
        <w:rPr>
          <w:noProof/>
        </w:rPr>
        <w:t>2</w:t>
      </w:r>
      <w:r w:rsidR="004565CC">
        <w:t>-</w:t>
      </w:r>
      <w:r w:rsidR="004565CC">
        <w:rPr>
          <w:noProof/>
        </w:rPr>
        <w:t>3</w:t>
      </w:r>
      <w:r w:rsidR="004565CC">
        <w:t>)</w:t>
      </w:r>
      <w:r>
        <w:fldChar w:fldCharType="end"/>
      </w:r>
      <w:r w:rsidR="00EC4487">
        <w:t xml:space="preserve"> and</w:t>
      </w:r>
      <w:r>
        <w:t xml:space="preserve"> therefore we can we can reconstruct a desired signal as:</w:t>
      </w:r>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850"/>
      </w:tblGrid>
      <w:tr w:rsidR="00EE50FF" w14:paraId="25F0E959" w14:textId="77777777" w:rsidTr="00EE50FF">
        <w:tc>
          <w:tcPr>
            <w:tcW w:w="817" w:type="dxa"/>
          </w:tcPr>
          <w:p w14:paraId="4A761D7B" w14:textId="77777777" w:rsidR="00EE50FF" w:rsidRDefault="00EE50FF" w:rsidP="00EE50FF">
            <w:pPr>
              <w:spacing w:line="240" w:lineRule="auto"/>
            </w:pPr>
          </w:p>
        </w:tc>
        <w:tc>
          <w:tcPr>
            <w:tcW w:w="6804" w:type="dxa"/>
            <w:hideMark/>
          </w:tcPr>
          <w:p w14:paraId="3055C503" w14:textId="7A0863BE" w:rsidR="00EE50FF" w:rsidRDefault="00306201" w:rsidP="00EE50FF">
            <w:pPr>
              <w:spacing w:line="240" w:lineRule="auto"/>
              <w:ind w:left="34"/>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Desired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Desired</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Desired</m:t>
                    </m:r>
                  </m:sub>
                </m:sSub>
              </m:oMath>
            </m:oMathPara>
          </w:p>
        </w:tc>
        <w:tc>
          <w:tcPr>
            <w:tcW w:w="850" w:type="dxa"/>
            <w:hideMark/>
          </w:tcPr>
          <w:p w14:paraId="6573C8F2" w14:textId="77777777" w:rsidR="00EE50FF" w:rsidRDefault="00EE50FF" w:rsidP="00EE50FF">
            <w:pPr>
              <w:pStyle w:val="Caption"/>
            </w:pPr>
            <w:r>
              <w:t>(</w:t>
            </w:r>
            <w:fldSimple w:instr=" STYLEREF  1 \s \* MERGEFORMAT ">
              <w:r w:rsidR="004565CC">
                <w:rPr>
                  <w:noProof/>
                </w:rPr>
                <w:t>2</w:t>
              </w:r>
            </w:fldSimple>
            <w:r>
              <w:t>-</w:t>
            </w:r>
            <w:fldSimple w:instr=" SEQ  Equation \* ARABIC \s 1 \* MERGEFORMAT ">
              <w:r w:rsidR="004565CC">
                <w:rPr>
                  <w:noProof/>
                </w:rPr>
                <w:t>15</w:t>
              </w:r>
            </w:fldSimple>
            <w:r>
              <w:t>)</w:t>
            </w:r>
          </w:p>
        </w:tc>
      </w:tr>
    </w:tbl>
    <w:p w14:paraId="3FF07005" w14:textId="444FE40C" w:rsidR="00F8014B" w:rsidRDefault="00F8014B" w:rsidP="00EE50FF">
      <w:r>
        <w:t>Common algorithms form a component matrix for the desired speaker, and another for the anticipated noise</w:t>
      </w:r>
      <w:r w:rsidR="00B5756A">
        <w:t xml:space="preserve"> </w:t>
      </w:r>
      <w:r w:rsidR="00B5756A">
        <w:fldChar w:fldCharType="begin"/>
      </w:r>
      <w:r w:rsidR="00E45EF9">
        <w:instrText xml:space="preserve"> ADDIN EN.CITE &lt;EndNote&gt;&lt;Cite&gt;&lt;Author&gt;Wilson&lt;/Author&gt;&lt;Year&gt;2008&lt;/Year&gt;&lt;RecNum&gt;10&lt;/RecNum&gt;&lt;DisplayText&gt;[15, 23, 24]&lt;/DisplayText&gt;&lt;record&gt;&lt;rec-number&gt;10&lt;/rec-number&gt;&lt;foreign-keys&gt;&lt;key app="EN" db-id="5dxrfv0zyvsrr2expadxex5pprw2vrvw9rza" timestamp="1395272184"&gt;10&lt;/key&gt;&lt;/foreign-keys&gt;&lt;ref-type name="Conference Proceedings"&gt;10&lt;/ref-type&gt;&lt;contributors&gt;&lt;authors&gt;&lt;author&gt;Wilson, Kevin W&lt;/author&gt;&lt;author&gt;Raj, Bhiksha&lt;/author&gt;&lt;author&gt;Smaragdis, Paris&lt;/author&gt;&lt;author&gt;Divakaran, Ajay&lt;/author&gt;&lt;/authors&gt;&lt;/contributors&gt;&lt;titles&gt;&lt;title&gt;Speech denoising using nonnegative matrix factorization with priors&lt;/title&gt;&lt;secondary-title&gt;ICASSP&lt;/secondary-title&gt;&lt;/titles&gt;&lt;pages&gt;4029-4032&lt;/pages&gt;&lt;dates&gt;&lt;year&gt;2008&lt;/year&gt;&lt;/dates&gt;&lt;urls&gt;&lt;/urls&gt;&lt;/record&gt;&lt;/Cite&gt;&lt;Cite&gt;&lt;Author&gt;Raj&lt;/Author&gt;&lt;Year&gt;2005&lt;/Year&gt;&lt;RecNum&gt;63&lt;/RecNum&gt;&lt;record&gt;&lt;rec-number&gt;63&lt;/rec-number&gt;&lt;foreign-keys&gt;&lt;key app="EN" db-id="5dxrfv0zyvsrr2expadxex5pprw2vrvw9rza" timestamp="1399528566"&gt;63&lt;/key&gt;&lt;/foreign-keys&gt;&lt;ref-type name="Conference Proceedings"&gt;10&lt;/ref-type&gt;&lt;contributors&gt;&lt;authors&gt;&lt;author&gt;Raj, Bhiksha&lt;/author&gt;&lt;author&gt;Singh, Rita&lt;/author&gt;&lt;author&gt;Smaragdis, Paris&lt;/author&gt;&lt;/authors&gt;&lt;/contributors&gt;&lt;titles&gt;&lt;title&gt;Recognizing speech from simultaneous speakers&lt;/title&gt;&lt;secondary-title&gt;INTERSPEECH&lt;/secondary-title&gt;&lt;/titles&gt;&lt;pages&gt;3317-3320&lt;/pages&gt;&lt;dates&gt;&lt;year&gt;2005&lt;/year&gt;&lt;/dates&gt;&lt;urls&gt;&lt;/urls&gt;&lt;/record&gt;&lt;/Cite&gt;&lt;Cite&gt;&lt;Author&gt;Schmidt&lt;/Author&gt;&lt;Year&gt;2006&lt;/Year&gt;&lt;RecNum&gt;29&lt;/RecNum&gt;&lt;record&gt;&lt;rec-number&gt;29&lt;/rec-number&gt;&lt;foreign-keys&gt;&lt;key app="EN" db-id="5dxrfv0zyvsrr2expadxex5pprw2vrvw9rza" timestamp="1397354678"&gt;29&lt;/key&gt;&lt;/foreign-keys&gt;&lt;ref-type name="Journal Article"&gt;17&lt;/ref-type&gt;&lt;contributors&gt;&lt;authors&gt;&lt;author&gt;Schmidt, Mikkel&lt;/author&gt;&lt;author&gt;Olsson, Rasmus&lt;/author&gt;&lt;/authors&gt;&lt;/contributors&gt;&lt;titles&gt;&lt;title&gt;Single-channel speech separation using sparse non-negative matrix factorization&lt;/title&gt;&lt;/titles&gt;&lt;dates&gt;&lt;year&gt;2006&lt;/year&gt;&lt;/dates&gt;&lt;urls&gt;&lt;/urls&gt;&lt;/record&gt;&lt;/Cite&gt;&lt;/EndNote&gt;</w:instrText>
      </w:r>
      <w:r w:rsidR="00B5756A">
        <w:fldChar w:fldCharType="separate"/>
      </w:r>
      <w:r w:rsidR="00E45EF9">
        <w:rPr>
          <w:noProof/>
        </w:rPr>
        <w:t>[15, 23, 24]</w:t>
      </w:r>
      <w:r w:rsidR="00B5756A">
        <w:fldChar w:fldCharType="end"/>
      </w:r>
      <w:r>
        <w:t xml:space="preserve">. </w:t>
      </w:r>
      <w:r w:rsidR="00936FD7">
        <w:t xml:space="preserve">These are concatenated, and the appropriate NMF algorithms performed. Afterwards, </w:t>
      </w:r>
      <w:r w:rsidR="00B5756A">
        <w:t>the speech-specific components can be separated again and used to estimate the clean speech.</w:t>
      </w:r>
    </w:p>
    <w:p w14:paraId="5D20ED90" w14:textId="77777777" w:rsidR="00B5756A" w:rsidRDefault="00B5756A" w:rsidP="0027647B">
      <w:pPr>
        <w:keepNext/>
        <w:spacing w:after="0" w:line="240" w:lineRule="auto"/>
      </w:pPr>
      <w:r>
        <w:rPr>
          <w:noProof/>
          <w:lang w:val="en-US" w:eastAsia="en-US"/>
        </w:rPr>
        <mc:AlternateContent>
          <mc:Choice Requires="wpg">
            <w:drawing>
              <wp:anchor distT="0" distB="0" distL="114300" distR="114300" simplePos="0" relativeHeight="251718656" behindDoc="0" locked="0" layoutInCell="1" allowOverlap="1" wp14:anchorId="742ED204" wp14:editId="14BE04F4">
                <wp:simplePos x="0" y="0"/>
                <wp:positionH relativeFrom="column">
                  <wp:posOffset>114300</wp:posOffset>
                </wp:positionH>
                <wp:positionV relativeFrom="paragraph">
                  <wp:posOffset>37465</wp:posOffset>
                </wp:positionV>
                <wp:extent cx="4800600" cy="2527300"/>
                <wp:effectExtent l="25400" t="0" r="25400" b="38100"/>
                <wp:wrapNone/>
                <wp:docPr id="55" name="Group 55"/>
                <wp:cNvGraphicFramePr/>
                <a:graphic xmlns:a="http://schemas.openxmlformats.org/drawingml/2006/main">
                  <a:graphicData uri="http://schemas.microsoft.com/office/word/2010/wordprocessingGroup">
                    <wpg:wgp>
                      <wpg:cNvGrpSpPr/>
                      <wpg:grpSpPr>
                        <a:xfrm>
                          <a:off x="0" y="0"/>
                          <a:ext cx="4800600" cy="2527300"/>
                          <a:chOff x="0" y="-12700"/>
                          <a:chExt cx="4800600" cy="2527300"/>
                        </a:xfrm>
                        <a:effectLst/>
                      </wpg:grpSpPr>
                      <wps:wsp>
                        <wps:cNvPr id="1" name="Oval Callout 1"/>
                        <wps:cNvSpPr/>
                        <wps:spPr>
                          <a:xfrm>
                            <a:off x="0" y="114300"/>
                            <a:ext cx="1028700" cy="457200"/>
                          </a:xfrm>
                          <a:prstGeom prst="wedgeEllipseCallout">
                            <a:avLst/>
                          </a:prstGeom>
                          <a:solidFill>
                            <a:schemeClr val="accent6">
                              <a:lumMod val="20000"/>
                              <a:lumOff val="8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654CAA1D" w14:textId="7B7BDEDD" w:rsidR="004565CC" w:rsidRPr="00B5756A" w:rsidRDefault="004565CC" w:rsidP="008D4D34">
                              <w:pPr>
                                <w:jc w:val="center"/>
                                <w:rPr>
                                  <w:rFonts w:asciiTheme="majorHAnsi" w:hAnsiTheme="majorHAnsi"/>
                                  <w:color w:val="000000"/>
                                </w:rPr>
                              </w:pPr>
                              <w:r w:rsidRPr="00B5756A">
                                <w:rPr>
                                  <w:rFonts w:asciiTheme="majorHAnsi" w:hAnsiTheme="majorHAnsi"/>
                                  <w:color w:val="000000"/>
                                </w:rPr>
                                <w:t>Speech</w:t>
                              </w:r>
                            </w:p>
                          </w:txbxContent>
                        </wps:txbx>
                        <wps:bodyPr wrap="square">
                          <a:noAutofit/>
                        </wps:bodyPr>
                      </wps:wsp>
                      <wps:wsp>
                        <wps:cNvPr id="11" name="Explosion 1 11"/>
                        <wps:cNvSpPr/>
                        <wps:spPr>
                          <a:xfrm>
                            <a:off x="0" y="1016000"/>
                            <a:ext cx="1013460" cy="685800"/>
                          </a:xfrm>
                          <a:prstGeom prst="irregularSeal1">
                            <a:avLst/>
                          </a:prstGeom>
                          <a:solidFill>
                            <a:schemeClr val="accent3">
                              <a:lumMod val="20000"/>
                              <a:lumOff val="8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211DCEBD" w14:textId="4878C16A" w:rsidR="004565CC" w:rsidRPr="00B5756A" w:rsidRDefault="004565CC" w:rsidP="008D4D34">
                              <w:pPr>
                                <w:jc w:val="center"/>
                                <w:rPr>
                                  <w:rFonts w:asciiTheme="majorHAnsi" w:hAnsiTheme="majorHAnsi"/>
                                  <w:color w:val="000000"/>
                                </w:rPr>
                              </w:pPr>
                              <w:r w:rsidRPr="00B5756A">
                                <w:rPr>
                                  <w:rFonts w:asciiTheme="majorHAnsi" w:hAnsiTheme="majorHAnsi"/>
                                  <w:color w:val="000000"/>
                                </w:rPr>
                                <w:t>Noise</w:t>
                              </w:r>
                            </w:p>
                          </w:txbxContent>
                        </wps:txbx>
                        <wps:bodyPr wrap="square">
                          <a:noAutofit/>
                        </wps:bodyPr>
                      </wps:wsp>
                      <wps:wsp>
                        <wps:cNvPr id="15" name="Rectangle 15"/>
                        <wps:cNvSpPr/>
                        <wps:spPr>
                          <a:xfrm>
                            <a:off x="1371600" y="228600"/>
                            <a:ext cx="746760" cy="342900"/>
                          </a:xfrm>
                          <a:prstGeom prst="rect">
                            <a:avLst/>
                          </a:prstGeom>
                          <a:solidFill>
                            <a:schemeClr val="accent6">
                              <a:lumMod val="20000"/>
                              <a:lumOff val="8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21D529AC" w14:textId="335C348F" w:rsidR="004565CC" w:rsidRPr="00B5756A" w:rsidRDefault="004565CC" w:rsidP="00B5756A">
                              <w:pPr>
                                <w:jc w:val="center"/>
                                <w:rPr>
                                  <w:rFonts w:ascii="Cambria Math" w:hAnsi="Cambria Math"/>
                                  <w:color w:val="000000"/>
                                  <w:oMath/>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Speech</m:t>
                                      </m:r>
                                    </m:sub>
                                  </m:sSub>
                                </m:oMath>
                              </m:oMathPara>
                            </w:p>
                          </w:txbxContent>
                        </wps:txbx>
                        <wps:bodyPr wrap="square">
                          <a:noAutofit/>
                        </wps:bodyPr>
                      </wps:wsp>
                      <wps:wsp>
                        <wps:cNvPr id="16" name="Rectangle 16"/>
                        <wps:cNvSpPr/>
                        <wps:spPr>
                          <a:xfrm>
                            <a:off x="1371600" y="1028700"/>
                            <a:ext cx="746760" cy="342900"/>
                          </a:xfrm>
                          <a:prstGeom prst="rect">
                            <a:avLst/>
                          </a:prstGeom>
                          <a:solidFill>
                            <a:schemeClr val="accent3">
                              <a:lumMod val="20000"/>
                              <a:lumOff val="8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3573ADED" w14:textId="4FF00B2F" w:rsidR="004565CC" w:rsidRPr="00B5756A" w:rsidRDefault="004565CC" w:rsidP="00B5756A">
                              <w:pPr>
                                <w:jc w:val="center"/>
                                <w:rPr>
                                  <w:rFonts w:ascii="Cambria Math" w:hAnsi="Cambria Math"/>
                                  <w:color w:val="000000"/>
                                  <w:oMath/>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Noise</m:t>
                                      </m:r>
                                    </m:sub>
                                  </m:sSub>
                                </m:oMath>
                              </m:oMathPara>
                            </w:p>
                          </w:txbxContent>
                        </wps:txbx>
                        <wps:bodyPr wrap="square">
                          <a:noAutofit/>
                        </wps:bodyPr>
                      </wps:wsp>
                      <wps:wsp>
                        <wps:cNvPr id="18" name="Right Arrow 18"/>
                        <wps:cNvSpPr/>
                        <wps:spPr>
                          <a:xfrm>
                            <a:off x="571500" y="571500"/>
                            <a:ext cx="822960" cy="457200"/>
                          </a:xfrm>
                          <a:prstGeom prst="rightArrow">
                            <a:avLst>
                              <a:gd name="adj1" fmla="val 56349"/>
                              <a:gd name="adj2" fmla="val 50000"/>
                            </a:avLst>
                          </a:prstGeom>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14:paraId="015506D8" w14:textId="770F2F88" w:rsidR="004565CC" w:rsidRPr="00B5756A" w:rsidRDefault="004565CC" w:rsidP="00B5756A">
                              <w:pPr>
                                <w:jc w:val="center"/>
                                <w:rPr>
                                  <w:rFonts w:asciiTheme="majorHAnsi" w:hAnsiTheme="majorHAnsi"/>
                                  <w:color w:val="000000"/>
                                </w:rPr>
                              </w:pPr>
                              <w:r w:rsidRPr="00B5756A">
                                <w:rPr>
                                  <w:rFonts w:asciiTheme="majorHAnsi" w:hAnsiTheme="majorHAnsi"/>
                                  <w:color w:val="000000"/>
                                </w:rPr>
                                <w:t>Train</w:t>
                              </w:r>
                            </w:p>
                          </w:txbxContent>
                        </wps:txbx>
                        <wps:bodyPr wrap="square">
                          <a:noAutofit/>
                        </wps:bodyPr>
                      </wps:wsp>
                      <wps:wsp>
                        <wps:cNvPr id="19" name="Right Arrow 19"/>
                        <wps:cNvSpPr/>
                        <wps:spPr>
                          <a:xfrm>
                            <a:off x="1600200" y="571500"/>
                            <a:ext cx="1051560" cy="457200"/>
                          </a:xfrm>
                          <a:prstGeom prst="rightArrow">
                            <a:avLst>
                              <a:gd name="adj1" fmla="val 56349"/>
                              <a:gd name="adj2" fmla="val 50000"/>
                            </a:avLst>
                          </a:prstGeom>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14:paraId="12EB345F" w14:textId="21E96B07" w:rsidR="004565CC" w:rsidRPr="00B5756A" w:rsidRDefault="004565CC" w:rsidP="00B5756A">
                              <w:pPr>
                                <w:jc w:val="center"/>
                                <w:rPr>
                                  <w:rFonts w:asciiTheme="majorHAnsi" w:hAnsiTheme="majorHAnsi"/>
                                  <w:color w:val="000000"/>
                                </w:rPr>
                              </w:pPr>
                              <w:r>
                                <w:rPr>
                                  <w:rFonts w:asciiTheme="majorHAnsi" w:hAnsiTheme="majorHAnsi"/>
                                  <w:color w:val="000000"/>
                                </w:rPr>
                                <w:t>Concatenate</w:t>
                              </w:r>
                            </w:p>
                          </w:txbxContent>
                        </wps:txbx>
                        <wps:bodyPr wrap="square">
                          <a:noAutofit/>
                        </wps:bodyPr>
                      </wps:wsp>
                      <wpg:grpSp>
                        <wpg:cNvPr id="23" name="Group 23"/>
                        <wpg:cNvGrpSpPr/>
                        <wpg:grpSpPr>
                          <a:xfrm>
                            <a:off x="2743200" y="659130"/>
                            <a:ext cx="457200" cy="342900"/>
                            <a:chOff x="0" y="87630"/>
                            <a:chExt cx="457200" cy="342900"/>
                          </a:xfrm>
                        </wpg:grpSpPr>
                        <wps:wsp>
                          <wps:cNvPr id="20" name="Rectangle 20"/>
                          <wps:cNvSpPr/>
                          <wps:spPr>
                            <a:xfrm>
                              <a:off x="0" y="87630"/>
                              <a:ext cx="228600" cy="342900"/>
                            </a:xfrm>
                            <a:prstGeom prst="rect">
                              <a:avLst/>
                            </a:prstGeom>
                            <a:solidFill>
                              <a:schemeClr val="accent6">
                                <a:lumMod val="20000"/>
                                <a:lumOff val="8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17155A6B" w14:textId="5D9CDDC4" w:rsidR="004565CC" w:rsidRPr="00B5756A" w:rsidRDefault="004565CC" w:rsidP="00B5756A">
                                <w:pPr>
                                  <w:jc w:val="center"/>
                                  <w:rPr>
                                    <w:rFonts w:asciiTheme="majorHAnsi" w:hAnsiTheme="majorHAnsi"/>
                                    <w:color w:val="000000"/>
                                  </w:rPr>
                                </w:pPr>
                              </w:p>
                            </w:txbxContent>
                          </wps:txbx>
                          <wps:bodyPr wrap="square">
                            <a:noAutofit/>
                          </wps:bodyPr>
                        </wps:wsp>
                        <wps:wsp>
                          <wps:cNvPr id="21" name="Rectangle 21"/>
                          <wps:cNvSpPr/>
                          <wps:spPr>
                            <a:xfrm>
                              <a:off x="228600" y="87630"/>
                              <a:ext cx="228600" cy="342900"/>
                            </a:xfrm>
                            <a:prstGeom prst="rect">
                              <a:avLst/>
                            </a:prstGeom>
                            <a:solidFill>
                              <a:schemeClr val="accent3">
                                <a:lumMod val="20000"/>
                                <a:lumOff val="8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407A4B95" w14:textId="7041D0C3" w:rsidR="004565CC" w:rsidRPr="00B5756A" w:rsidRDefault="004565CC" w:rsidP="00B5756A">
                                <w:pPr>
                                  <w:jc w:val="center"/>
                                  <w:rPr>
                                    <w:rFonts w:asciiTheme="majorHAnsi" w:hAnsiTheme="majorHAnsi"/>
                                    <w:color w:val="000000"/>
                                  </w:rPr>
                                </w:pPr>
                              </w:p>
                            </w:txbxContent>
                          </wps:txbx>
                          <wps:bodyPr wrap="square">
                            <a:noAutofit/>
                          </wps:bodyPr>
                        </wps:wsp>
                        <wps:wsp>
                          <wps:cNvPr id="22" name="Text Box 22"/>
                          <wps:cNvSpPr txBox="1"/>
                          <wps:spPr>
                            <a:xfrm>
                              <a:off x="0" y="100330"/>
                              <a:ext cx="457200" cy="33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75CBB1" w14:textId="4AB2AAA3" w:rsidR="004565CC" w:rsidRPr="00B5756A" w:rsidRDefault="004565CC" w:rsidP="00B5756A">
                                <w:pPr>
                                  <w:jc w:val="center"/>
                                  <w:rPr>
                                    <w:rFonts w:ascii="Cambria Math" w:hAnsi="Cambria Math"/>
                                    <w:oMath/>
                                  </w:rPr>
                                </w:pPr>
                                <m:oMathPara>
                                  <m:oMath>
                                    <m:sSub>
                                      <m:sSubPr>
                                        <m:ctrlPr>
                                          <w:rPr>
                                            <w:rFonts w:ascii="Cambria Math" w:hAnsi="Cambria Math"/>
                                            <w:i/>
                                          </w:rPr>
                                        </m:ctrlPr>
                                      </m:sSubPr>
                                      <m:e>
                                        <m:r>
                                          <w:rPr>
                                            <w:rFonts w:ascii="Cambria Math" w:hAnsi="Cambria Math"/>
                                          </w:rPr>
                                          <m:t>V</m:t>
                                        </m:r>
                                      </m:e>
                                      <m:sub>
                                        <m:r>
                                          <w:rPr>
                                            <w:rFonts w:ascii="Cambria Math" w:hAnsi="Cambria Math"/>
                                          </w:rPr>
                                          <m:t>all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 name="Right Arrow 24"/>
                        <wps:cNvSpPr/>
                        <wps:spPr>
                          <a:xfrm>
                            <a:off x="3314700" y="571500"/>
                            <a:ext cx="342900" cy="457200"/>
                          </a:xfrm>
                          <a:prstGeom prst="rightArrow">
                            <a:avLst>
                              <a:gd name="adj1" fmla="val 56349"/>
                              <a:gd name="adj2" fmla="val 50000"/>
                            </a:avLst>
                          </a:prstGeom>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14:paraId="52B4FA06" w14:textId="70BDA633" w:rsidR="004565CC" w:rsidRPr="00B5756A" w:rsidRDefault="004565CC" w:rsidP="00B5756A">
                              <w:pPr>
                                <w:jc w:val="center"/>
                                <w:rPr>
                                  <w:rFonts w:asciiTheme="majorHAnsi" w:hAnsiTheme="majorHAnsi"/>
                                  <w:color w:val="000000"/>
                                </w:rPr>
                              </w:pPr>
                            </w:p>
                          </w:txbxContent>
                        </wps:txbx>
                        <wps:bodyPr wrap="square">
                          <a:noAutofit/>
                        </wps:bodyPr>
                      </wps:wsp>
                      <wps:wsp>
                        <wps:cNvPr id="25" name="Rectangle 25"/>
                        <wps:cNvSpPr/>
                        <wps:spPr>
                          <a:xfrm>
                            <a:off x="3771900" y="571500"/>
                            <a:ext cx="800100" cy="457200"/>
                          </a:xfrm>
                          <a:prstGeom prst="rect">
                            <a:avLst/>
                          </a:prstGeom>
                          <a:solidFill>
                            <a:srgbClr val="FFFFFF"/>
                          </a:solidFill>
                          <a:ln/>
                          <a:effectLst/>
                        </wps:spPr>
                        <wps:style>
                          <a:lnRef idx="1">
                            <a:schemeClr val="accent1"/>
                          </a:lnRef>
                          <a:fillRef idx="3">
                            <a:schemeClr val="accent1"/>
                          </a:fillRef>
                          <a:effectRef idx="2">
                            <a:schemeClr val="accent1"/>
                          </a:effectRef>
                          <a:fontRef idx="minor">
                            <a:schemeClr val="lt1"/>
                          </a:fontRef>
                        </wps:style>
                        <wps:txbx>
                          <w:txbxContent>
                            <w:p w14:paraId="0E03D92F" w14:textId="02A8B262" w:rsidR="004565CC" w:rsidRPr="00B5756A" w:rsidRDefault="004565CC" w:rsidP="00B5756A">
                              <w:pPr>
                                <w:spacing w:line="240" w:lineRule="auto"/>
                                <w:jc w:val="center"/>
                                <w:rPr>
                                  <w:rFonts w:asciiTheme="majorHAnsi" w:hAnsiTheme="majorHAnsi"/>
                                  <w:color w:val="000000"/>
                                </w:rPr>
                              </w:pPr>
                              <w:r>
                                <w:rPr>
                                  <w:rFonts w:asciiTheme="majorHAnsi" w:hAnsiTheme="majorHAnsi"/>
                                  <w:color w:val="000000"/>
                                </w:rPr>
                                <w:t>NMF Algorithm</w:t>
                              </w:r>
                            </w:p>
                          </w:txbxContent>
                        </wps:txbx>
                        <wps:bodyPr wrap="square">
                          <a:noAutofit/>
                        </wps:bodyPr>
                      </wps:wsp>
                      <wps:wsp>
                        <wps:cNvPr id="26" name="Cloud 26"/>
                        <wps:cNvSpPr/>
                        <wps:spPr>
                          <a:xfrm>
                            <a:off x="2468880" y="-12700"/>
                            <a:ext cx="1143000" cy="419100"/>
                          </a:xfrm>
                          <a:prstGeom prst="cloud">
                            <a:avLst/>
                          </a:prstGeom>
                          <a:solidFill>
                            <a:srgbClr val="FFFFFF"/>
                          </a:solidFill>
                          <a:ln/>
                          <a:effectLst/>
                        </wps:spPr>
                        <wps:style>
                          <a:lnRef idx="1">
                            <a:schemeClr val="accent1"/>
                          </a:lnRef>
                          <a:fillRef idx="3">
                            <a:schemeClr val="accent1"/>
                          </a:fillRef>
                          <a:effectRef idx="2">
                            <a:schemeClr val="accent1"/>
                          </a:effectRef>
                          <a:fontRef idx="minor">
                            <a:schemeClr val="lt1"/>
                          </a:fontRef>
                        </wps:style>
                        <wps:txbx>
                          <w:txbxContent>
                            <w:p w14:paraId="6C6EA776" w14:textId="5807FA06" w:rsidR="004565CC" w:rsidRPr="00B5756A" w:rsidRDefault="004565CC" w:rsidP="00B5756A">
                              <w:pPr>
                                <w:jc w:val="center"/>
                                <w:rPr>
                                  <w:rFonts w:asciiTheme="majorHAnsi" w:hAnsiTheme="majorHAnsi"/>
                                  <w:color w:val="000000"/>
                                </w:rPr>
                              </w:pPr>
                              <w:r w:rsidRPr="00B5756A">
                                <w:rPr>
                                  <w:rFonts w:asciiTheme="majorHAnsi" w:hAnsiTheme="majorHAnsi"/>
                                  <w:color w:val="000000"/>
                                </w:rPr>
                                <w:t>S</w:t>
                              </w:r>
                              <w:r>
                                <w:rPr>
                                  <w:rFonts w:asciiTheme="majorHAnsi" w:hAnsiTheme="majorHAnsi"/>
                                  <w:color w:val="000000"/>
                                </w:rPr>
                                <w:t>ign</w:t>
                              </w:r>
                              <w:r w:rsidRPr="00B5756A">
                                <w:rPr>
                                  <w:rFonts w:asciiTheme="majorHAnsi" w:hAnsiTheme="majorHAnsi"/>
                                  <w:color w:val="000000"/>
                                </w:rPr>
                                <w:t>al</w:t>
                              </w:r>
                              <w:r>
                                <w:rPr>
                                  <w:rFonts w:asciiTheme="majorHAnsi" w:hAnsiTheme="majorHAnsi"/>
                                  <w:color w:val="000000"/>
                                </w:rPr>
                                <w:t xml:space="preserve">: </w:t>
                              </w:r>
                              <m:oMath>
                                <m:r>
                                  <w:rPr>
                                    <w:rFonts w:ascii="Cambria Math" w:hAnsi="Cambria Math"/>
                                    <w:color w:val="000000"/>
                                  </w:rPr>
                                  <m:t>X</m:t>
                                </m:r>
                              </m:oMath>
                            </w:p>
                          </w:txbxContent>
                        </wps:txbx>
                        <wps:bodyPr wrap="square">
                          <a:noAutofit/>
                        </wps:bodyPr>
                      </wps:wsp>
                      <wps:wsp>
                        <wps:cNvPr id="27" name="Bent Arrow 27"/>
                        <wps:cNvSpPr/>
                        <wps:spPr>
                          <a:xfrm rot="5400000">
                            <a:off x="3779203" y="-8573"/>
                            <a:ext cx="368300" cy="612775"/>
                          </a:xfrm>
                          <a:prstGeom prst="bentArrow">
                            <a:avLst>
                              <a:gd name="adj1" fmla="val 25000"/>
                              <a:gd name="adj2" fmla="val 25000"/>
                              <a:gd name="adj3" fmla="val 25000"/>
                              <a:gd name="adj4" fmla="val 45073"/>
                            </a:avLst>
                          </a:prstGeom>
                          <a:solidFill>
                            <a:srgbClr val="FFFFFF"/>
                          </a:solidFill>
                          <a:ln/>
                          <a:effectLst/>
                        </wps:spPr>
                        <wps:style>
                          <a:lnRef idx="1">
                            <a:schemeClr val="accent1"/>
                          </a:lnRef>
                          <a:fillRef idx="3">
                            <a:schemeClr val="accent1"/>
                          </a:fillRef>
                          <a:effectRef idx="2">
                            <a:schemeClr val="accent1"/>
                          </a:effectRef>
                          <a:fontRef idx="minor">
                            <a:schemeClr val="lt1"/>
                          </a:fontRef>
                        </wps:style>
                        <wps:bodyPr wrap="square">
                          <a:noAutofit/>
                        </wps:bodyPr>
                      </wps:wsp>
                      <wps:wsp>
                        <wps:cNvPr id="29" name="Right Arrow 29"/>
                        <wps:cNvSpPr/>
                        <wps:spPr>
                          <a:xfrm rot="5400000">
                            <a:off x="4171950" y="1200150"/>
                            <a:ext cx="342900" cy="228600"/>
                          </a:xfrm>
                          <a:prstGeom prst="rightArrow">
                            <a:avLst>
                              <a:gd name="adj1" fmla="val 48730"/>
                              <a:gd name="adj2" fmla="val 46825"/>
                            </a:avLst>
                          </a:prstGeom>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14:paraId="3A4F8047" w14:textId="77777777" w:rsidR="004565CC" w:rsidRPr="00B5756A" w:rsidRDefault="004565CC" w:rsidP="00B5756A">
                              <w:pPr>
                                <w:jc w:val="center"/>
                                <w:rPr>
                                  <w:rFonts w:asciiTheme="majorHAnsi" w:hAnsiTheme="majorHAnsi"/>
                                  <w:color w:val="000000"/>
                                </w:rPr>
                              </w:pPr>
                            </w:p>
                          </w:txbxContent>
                        </wps:txbx>
                        <wps:bodyPr wrap="square">
                          <a:noAutofit/>
                        </wps:bodyPr>
                      </wps:wsp>
                      <wps:wsp>
                        <wps:cNvPr id="30" name="Right Arrow 30"/>
                        <wps:cNvSpPr/>
                        <wps:spPr>
                          <a:xfrm rot="5400000">
                            <a:off x="3714750" y="1200150"/>
                            <a:ext cx="342900" cy="228600"/>
                          </a:xfrm>
                          <a:prstGeom prst="rightArrow">
                            <a:avLst>
                              <a:gd name="adj1" fmla="val 48730"/>
                              <a:gd name="adj2" fmla="val 46825"/>
                            </a:avLst>
                          </a:prstGeom>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14:paraId="7F1A3E5F" w14:textId="77777777" w:rsidR="004565CC" w:rsidRPr="00B5756A" w:rsidRDefault="004565CC" w:rsidP="00B5756A">
                              <w:pPr>
                                <w:jc w:val="center"/>
                                <w:rPr>
                                  <w:rFonts w:asciiTheme="majorHAnsi" w:hAnsiTheme="majorHAnsi"/>
                                  <w:color w:val="000000"/>
                                </w:rPr>
                              </w:pPr>
                            </w:p>
                          </w:txbxContent>
                        </wps:txbx>
                        <wps:bodyPr wrap="square">
                          <a:noAutofit/>
                        </wps:bodyPr>
                      </wps:wsp>
                      <wpg:grpSp>
                        <wpg:cNvPr id="39" name="Group 39"/>
                        <wpg:cNvGrpSpPr/>
                        <wpg:grpSpPr>
                          <a:xfrm>
                            <a:off x="3497580" y="1600200"/>
                            <a:ext cx="457200" cy="342900"/>
                            <a:chOff x="68580" y="0"/>
                            <a:chExt cx="457200" cy="342900"/>
                          </a:xfrm>
                        </wpg:grpSpPr>
                        <wps:wsp>
                          <wps:cNvPr id="40" name="Rectangle 40"/>
                          <wps:cNvSpPr/>
                          <wps:spPr>
                            <a:xfrm>
                              <a:off x="68580" y="0"/>
                              <a:ext cx="228600" cy="342900"/>
                            </a:xfrm>
                            <a:prstGeom prst="rect">
                              <a:avLst/>
                            </a:prstGeom>
                            <a:solidFill>
                              <a:schemeClr val="accent6">
                                <a:lumMod val="20000"/>
                                <a:lumOff val="8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3E5EAFC6" w14:textId="77777777" w:rsidR="004565CC" w:rsidRPr="00B5756A" w:rsidRDefault="004565CC" w:rsidP="00B5756A">
                                <w:pPr>
                                  <w:jc w:val="center"/>
                                  <w:rPr>
                                    <w:rFonts w:asciiTheme="majorHAnsi" w:hAnsiTheme="majorHAnsi"/>
                                    <w:color w:val="000000"/>
                                  </w:rPr>
                                </w:pPr>
                              </w:p>
                            </w:txbxContent>
                          </wps:txbx>
                          <wps:bodyPr wrap="square">
                            <a:noAutofit/>
                          </wps:bodyPr>
                        </wps:wsp>
                        <wps:wsp>
                          <wps:cNvPr id="41" name="Rectangle 41"/>
                          <wps:cNvSpPr/>
                          <wps:spPr>
                            <a:xfrm>
                              <a:off x="297180" y="0"/>
                              <a:ext cx="228600" cy="342900"/>
                            </a:xfrm>
                            <a:prstGeom prst="rect">
                              <a:avLst/>
                            </a:prstGeom>
                            <a:solidFill>
                              <a:schemeClr val="accent3">
                                <a:lumMod val="20000"/>
                                <a:lumOff val="8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3C0176ED" w14:textId="77777777" w:rsidR="004565CC" w:rsidRPr="00B5756A" w:rsidRDefault="004565CC" w:rsidP="00B5756A">
                                <w:pPr>
                                  <w:jc w:val="center"/>
                                  <w:rPr>
                                    <w:rFonts w:asciiTheme="majorHAnsi" w:hAnsiTheme="majorHAnsi"/>
                                    <w:color w:val="000000"/>
                                  </w:rPr>
                                </w:pPr>
                              </w:p>
                            </w:txbxContent>
                          </wps:txbx>
                          <wps:bodyPr wrap="square">
                            <a:noAutofit/>
                          </wps:bodyPr>
                        </wps:wsp>
                        <wps:wsp>
                          <wps:cNvPr id="42" name="Text Box 42"/>
                          <wps:cNvSpPr txBox="1"/>
                          <wps:spPr>
                            <a:xfrm>
                              <a:off x="68580" y="0"/>
                              <a:ext cx="457200" cy="33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A38591" w14:textId="762338BB" w:rsidR="004565CC" w:rsidRPr="00B5756A" w:rsidRDefault="004565CC" w:rsidP="00B5756A">
                                <w:pPr>
                                  <w:jc w:val="center"/>
                                  <w:rPr>
                                    <w:rFonts w:ascii="Cambria Math" w:hAnsi="Cambria Math"/>
                                    <w:oMath/>
                                  </w:rPr>
                                </w:pPr>
                                <m:oMathPara>
                                  <m:oMath>
                                    <m:sSub>
                                      <m:sSubPr>
                                        <m:ctrlPr>
                                          <w:rPr>
                                            <w:rFonts w:ascii="Cambria Math" w:hAnsi="Cambria Math"/>
                                            <w:i/>
                                          </w:rPr>
                                        </m:ctrlPr>
                                      </m:sSubPr>
                                      <m:e>
                                        <m:r>
                                          <w:rPr>
                                            <w:rFonts w:ascii="Cambria Math" w:hAnsi="Cambria Math"/>
                                          </w:rPr>
                                          <m:t>V</m:t>
                                        </m:r>
                                      </m:e>
                                      <m:sub>
                                        <m:r>
                                          <w:rPr>
                                            <w:rFonts w:ascii="Cambria Math" w:hAnsi="Cambria Math"/>
                                          </w:rPr>
                                          <m:t>all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 name="Group 43"/>
                        <wpg:cNvGrpSpPr/>
                        <wpg:grpSpPr>
                          <a:xfrm>
                            <a:off x="4297680" y="1600200"/>
                            <a:ext cx="457200" cy="342900"/>
                            <a:chOff x="146304" y="0"/>
                            <a:chExt cx="365760" cy="342900"/>
                          </a:xfrm>
                        </wpg:grpSpPr>
                        <wps:wsp>
                          <wps:cNvPr id="44" name="Rectangle 44"/>
                          <wps:cNvSpPr/>
                          <wps:spPr>
                            <a:xfrm>
                              <a:off x="146304" y="0"/>
                              <a:ext cx="182880" cy="342900"/>
                            </a:xfrm>
                            <a:prstGeom prst="rect">
                              <a:avLst/>
                            </a:prstGeom>
                            <a:solidFill>
                              <a:schemeClr val="accent6">
                                <a:lumMod val="20000"/>
                                <a:lumOff val="8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58B60AF6" w14:textId="77777777" w:rsidR="004565CC" w:rsidRPr="00B5756A" w:rsidRDefault="004565CC" w:rsidP="00B5756A">
                                <w:pPr>
                                  <w:jc w:val="center"/>
                                  <w:rPr>
                                    <w:rFonts w:asciiTheme="majorHAnsi" w:hAnsiTheme="majorHAnsi"/>
                                    <w:color w:val="000000"/>
                                  </w:rPr>
                                </w:pPr>
                              </w:p>
                            </w:txbxContent>
                          </wps:txbx>
                          <wps:bodyPr wrap="square">
                            <a:noAutofit/>
                          </wps:bodyPr>
                        </wps:wsp>
                        <wps:wsp>
                          <wps:cNvPr id="45" name="Rectangle 45"/>
                          <wps:cNvSpPr/>
                          <wps:spPr>
                            <a:xfrm>
                              <a:off x="338328" y="0"/>
                              <a:ext cx="173736" cy="342900"/>
                            </a:xfrm>
                            <a:prstGeom prst="rect">
                              <a:avLst/>
                            </a:prstGeom>
                            <a:solidFill>
                              <a:schemeClr val="accent3">
                                <a:lumMod val="20000"/>
                                <a:lumOff val="8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6186C1F0" w14:textId="77777777" w:rsidR="004565CC" w:rsidRPr="00B5756A" w:rsidRDefault="004565CC" w:rsidP="00B5756A">
                                <w:pPr>
                                  <w:jc w:val="center"/>
                                  <w:rPr>
                                    <w:rFonts w:asciiTheme="majorHAnsi" w:hAnsiTheme="majorHAnsi"/>
                                    <w:color w:val="000000"/>
                                  </w:rPr>
                                </w:pPr>
                              </w:p>
                            </w:txbxContent>
                          </wps:txbx>
                          <wps:bodyPr wrap="square">
                            <a:noAutofit/>
                          </wps:bodyPr>
                        </wps:wsp>
                        <wps:wsp>
                          <wps:cNvPr id="46" name="Text Box 46"/>
                          <wps:cNvSpPr txBox="1"/>
                          <wps:spPr>
                            <a:xfrm>
                              <a:off x="146304" y="0"/>
                              <a:ext cx="365760" cy="330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47A41B" w14:textId="48E446FD" w:rsidR="004565CC" w:rsidRPr="00B5756A" w:rsidRDefault="004565CC" w:rsidP="00B5756A">
                                <w:pPr>
                                  <w:jc w:val="center"/>
                                  <w:rPr>
                                    <w:rFonts w:asciiTheme="majorHAnsi" w:hAnsiTheme="majorHAnsi"/>
                                  </w:rPr>
                                </w:pPr>
                                <m:oMathPara>
                                  <m:oMath>
                                    <m:sSub>
                                      <m:sSubPr>
                                        <m:ctrlPr>
                                          <w:rPr>
                                            <w:rFonts w:ascii="Cambria Math" w:hAnsi="Cambria Math"/>
                                            <w:i/>
                                          </w:rPr>
                                        </m:ctrlPr>
                                      </m:sSubPr>
                                      <m:e>
                                        <m:r>
                                          <w:rPr>
                                            <w:rFonts w:ascii="Cambria Math" w:hAnsi="Cambria Math"/>
                                          </w:rPr>
                                          <m:t>W</m:t>
                                        </m:r>
                                      </m:e>
                                      <m:sub>
                                        <m:r>
                                          <w:rPr>
                                            <w:rFonts w:ascii="Cambria Math" w:hAnsi="Cambria Math"/>
                                          </w:rPr>
                                          <m:t>all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 name="Right Brace 47"/>
                        <wps:cNvSpPr/>
                        <wps:spPr>
                          <a:xfrm rot="5400000">
                            <a:off x="3558540" y="1889760"/>
                            <a:ext cx="114300" cy="220980"/>
                          </a:xfrm>
                          <a:prstGeom prst="rightBrace">
                            <a:avLst/>
                          </a:prstGeom>
                          <a:ln/>
                          <a:effectLst/>
                        </wps:spPr>
                        <wps:style>
                          <a:lnRef idx="2">
                            <a:schemeClr val="accent1"/>
                          </a:lnRef>
                          <a:fillRef idx="0">
                            <a:schemeClr val="accent1"/>
                          </a:fillRef>
                          <a:effectRef idx="1">
                            <a:schemeClr val="accent1"/>
                          </a:effectRef>
                          <a:fontRef idx="minor">
                            <a:schemeClr val="tx1"/>
                          </a:fontRef>
                        </wps:style>
                        <wps:bodyPr/>
                      </wps:wsp>
                      <wps:wsp>
                        <wps:cNvPr id="50" name="Right Brace 50"/>
                        <wps:cNvSpPr/>
                        <wps:spPr>
                          <a:xfrm rot="5400000">
                            <a:off x="4354830" y="1885950"/>
                            <a:ext cx="114300" cy="228600"/>
                          </a:xfrm>
                          <a:prstGeom prst="rightBrace">
                            <a:avLst/>
                          </a:prstGeom>
                          <a:ln/>
                          <a:effectLst/>
                        </wps:spPr>
                        <wps:style>
                          <a:lnRef idx="2">
                            <a:schemeClr val="accent1"/>
                          </a:lnRef>
                          <a:fillRef idx="0">
                            <a:schemeClr val="accent1"/>
                          </a:fillRef>
                          <a:effectRef idx="1">
                            <a:schemeClr val="accent1"/>
                          </a:effectRef>
                          <a:fontRef idx="minor">
                            <a:schemeClr val="tx1"/>
                          </a:fontRef>
                        </wps:style>
                        <wps:bodyPr/>
                      </wps:wsp>
                      <wps:wsp>
                        <wps:cNvPr id="52" name="Rectangle 52"/>
                        <wps:cNvSpPr/>
                        <wps:spPr>
                          <a:xfrm>
                            <a:off x="3154680" y="2171700"/>
                            <a:ext cx="746760" cy="342900"/>
                          </a:xfrm>
                          <a:prstGeom prst="rect">
                            <a:avLst/>
                          </a:prstGeom>
                          <a:solidFill>
                            <a:schemeClr val="accent6">
                              <a:lumMod val="20000"/>
                              <a:lumOff val="8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3039BBBD" w14:textId="71BDABF0" w:rsidR="004565CC" w:rsidRPr="00B5756A" w:rsidRDefault="004565CC" w:rsidP="00B5756A">
                              <w:pPr>
                                <w:jc w:val="center"/>
                                <w:rPr>
                                  <w:rFonts w:ascii="Cambria Math" w:hAnsi="Cambria Math"/>
                                  <w:color w:val="000000"/>
                                  <w:oMath/>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Speech</m:t>
                                      </m:r>
                                    </m:sub>
                                  </m:sSub>
                                </m:oMath>
                              </m:oMathPara>
                            </w:p>
                          </w:txbxContent>
                        </wps:txbx>
                        <wps:bodyPr wrap="square">
                          <a:noAutofit/>
                        </wps:bodyPr>
                      </wps:wsp>
                      <wps:wsp>
                        <wps:cNvPr id="53" name="Rectangle 53"/>
                        <wps:cNvSpPr/>
                        <wps:spPr>
                          <a:xfrm>
                            <a:off x="4114800" y="2171700"/>
                            <a:ext cx="685800" cy="342900"/>
                          </a:xfrm>
                          <a:prstGeom prst="rect">
                            <a:avLst/>
                          </a:prstGeom>
                          <a:solidFill>
                            <a:schemeClr val="accent6">
                              <a:lumMod val="20000"/>
                              <a:lumOff val="8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05C94C33" w14:textId="1CD3190F" w:rsidR="004565CC" w:rsidRPr="00B5756A" w:rsidRDefault="004565CC" w:rsidP="00B5756A">
                              <w:pPr>
                                <w:jc w:val="center"/>
                                <w:rPr>
                                  <w:rFonts w:asciiTheme="majorHAnsi" w:hAnsiTheme="majorHAnsi"/>
                                  <w:color w:val="000000"/>
                                </w:rPr>
                              </w:pPr>
                              <m:oMathPara>
                                <m:oMath>
                                  <m:sSub>
                                    <m:sSubPr>
                                      <m:ctrlPr>
                                        <w:rPr>
                                          <w:rFonts w:ascii="Cambria Math" w:hAnsi="Cambria Math"/>
                                          <w:i/>
                                          <w:color w:val="000000"/>
                                        </w:rPr>
                                      </m:ctrlPr>
                                    </m:sSubPr>
                                    <m:e>
                                      <m:acc>
                                        <m:accPr>
                                          <m:ctrlPr>
                                            <w:rPr>
                                              <w:rFonts w:ascii="Cambria Math" w:hAnsi="Cambria Math"/>
                                              <w:i/>
                                              <w:color w:val="000000"/>
                                            </w:rPr>
                                          </m:ctrlPr>
                                        </m:accPr>
                                        <m:e>
                                          <m:r>
                                            <w:rPr>
                                              <w:rFonts w:ascii="Cambria Math" w:hAnsi="Cambria Math"/>
                                              <w:color w:val="000000"/>
                                            </w:rPr>
                                            <m:t>W</m:t>
                                          </m:r>
                                        </m:e>
                                      </m:acc>
                                    </m:e>
                                    <m:sub>
                                      <m:r>
                                        <w:rPr>
                                          <w:rFonts w:ascii="Cambria Math" w:hAnsi="Cambria Math"/>
                                          <w:color w:val="000000"/>
                                        </w:rPr>
                                        <m:t>Speech</m:t>
                                      </m:r>
                                    </m:sub>
                                  </m:sSub>
                                </m:oMath>
                              </m:oMathPara>
                            </w:p>
                          </w:txbxContent>
                        </wps:txbx>
                        <wps:bodyPr wrap="square">
                          <a:noAutofit/>
                        </wps:bodyPr>
                      </wps:wsp>
                      <wps:wsp>
                        <wps:cNvPr id="54" name="Text Box 54"/>
                        <wps:cNvSpPr txBox="1"/>
                        <wps:spPr>
                          <a:xfrm>
                            <a:off x="3840480" y="217170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345A17" w14:textId="4ADBA2B1" w:rsidR="004565CC" w:rsidRPr="00B5756A" w:rsidRDefault="004565CC">
                              <w:pPr>
                                <w:rPr>
                                  <w:rFonts w:ascii="Cambria Math" w:hAnsi="Cambria Math"/>
                                  <w:sz w:val="28"/>
                                  <w:szCs w:val="28"/>
                                  <w:oMath/>
                                </w:rPr>
                              </w:pPr>
                              <m:oMathPara>
                                <m:oMath>
                                  <m:r>
                                    <w:rPr>
                                      <w:rFonts w:ascii="Cambria Math" w:hAnsi="Cambria Math"/>
                                      <w:sz w:val="28"/>
                                      <w:szCs w:val="28"/>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5" o:spid="_x0000_s1026" style="position:absolute;left:0;text-align:left;margin-left:9pt;margin-top:2.95pt;width:378pt;height:199pt;z-index:251718656;mso-width-relative:margin;mso-height-relative:margin" coordorigin=",-12700" coordsize="4800600,2527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">
                <v:shapetype id="_x0000_t63" coordsize="21600,21600" o:spt="63" adj="1350,25920" path="wr0,,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7" type="#_x0000_t63" style="position:absolute;top:114300;width:10287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a1XZwgAA&#10;ANoAAAAPAAAAZHJzL2Rvd25yZXYueG1sRE9LawIxEL4X+h/CFLzVbMVq2RrFB0JVPLgVz8Nmurt1&#10;M1mTqOu/N0Khp+Hje85o0ppaXMj5yrKCt24Cgji3uuJCwf57+foBwgdkjbVlUnAjD5Px89MIU22v&#10;vKNLFgoRQ9inqKAMoUml9HlJBn3XNsSR+7HOYIjQFVI7vMZwU8tekgykwYpjQ4kNzUvKj9nZKFgP&#10;f/PN5r0/O2X7gzls3Xy1uGVKdV7a6SeIQG34F/+5v3ScD49XHleO7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BrVdnCAAAA2gAAAA8AAAAAAAAAAAAAAAAAlwIAAGRycy9kb3du&#10;cmV2LnhtbFBLBQYAAAAABAAEAPUAAACGAwAAAAA=&#10;" adj="6300,24300" fillcolor="#fde9d9 [665]" strokecolor="#4579b8 [3044]">
                  <v:textbox>
                    <w:txbxContent>
                      <w:p w14:paraId="654CAA1D" w14:textId="7B7BDEDD" w:rsidR="004565CC" w:rsidRPr="00B5756A" w:rsidRDefault="004565CC" w:rsidP="008D4D34">
                        <w:pPr>
                          <w:jc w:val="center"/>
                          <w:rPr>
                            <w:rFonts w:asciiTheme="majorHAnsi" w:hAnsiTheme="majorHAnsi"/>
                            <w:color w:val="000000"/>
                          </w:rPr>
                        </w:pPr>
                        <w:r w:rsidRPr="00B5756A">
                          <w:rPr>
                            <w:rFonts w:asciiTheme="majorHAnsi" w:hAnsiTheme="majorHAnsi"/>
                            <w:color w:val="000000"/>
                          </w:rPr>
                          <w:t>Speech</w:t>
                        </w:r>
                      </w:p>
                    </w:txbxContent>
                  </v:textbox>
                </v:shape>
                <v:shapetype id="_x0000_t71" coordsize="21600,21600" o:spt="71" path="m10800,5800l8352,2295,7312,6320,370,2295,4627,7617,,8615,3722,11775,135,14587,5667,13937,4762,17617,7715,15627,8485,21600,10532,14935,13247,19737,14020,14457,18145,18095,16837,12942,21600,13290,17607,10475,21097,8137,16702,7315,18380,4457,14155,5325,14522,0xe">
                  <v:stroke joinstyle="miter"/>
                  <v:path gradientshapeok="t" o:connecttype="custom" o:connectlocs="14522,0;0,8615;8485,21600;21600,13290" o:connectangles="270,180,90,0" textboxrect="4627,6320,16702,13937"/>
                </v:shapetype>
                <v:shape id="Explosion 1 11" o:spid="_x0000_s1028" type="#_x0000_t71" style="position:absolute;top:1016000;width:1013460;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K5g2vwAA&#10;ANsAAAAPAAAAZHJzL2Rvd25yZXYueG1sRE/LqsIwEN0L/kMY4e40VVBKNUoRBDcXfKHbsRnbYjOp&#10;Ta72+vVGENzN4TxntmhNJe7UuNKyguEgAkGcWV1yruCwX/VjEM4ja6wsk4J/crCYdzszTLR98Jbu&#10;O5+LEMIuQQWF93UipcsKMugGtiYO3MU2Bn2ATS51g48Qbio5iqKJNFhyaCiwpmVB2XX3ZxQ8N+Up&#10;i6/x+TdNx8+c09uxHaFSP702nYLw1Pqv+ONe6zB/CO9fwgFy/g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MrmDa/AAAA2wAAAA8AAAAAAAAAAAAAAAAAlwIAAGRycy9kb3ducmV2&#10;LnhtbFBLBQYAAAAABAAEAPUAAACDAwAAAAA=&#10;" fillcolor="#eaf1dd [662]" strokecolor="#4579b8 [3044]">
                  <v:textbox>
                    <w:txbxContent>
                      <w:p w14:paraId="211DCEBD" w14:textId="4878C16A" w:rsidR="004565CC" w:rsidRPr="00B5756A" w:rsidRDefault="004565CC" w:rsidP="008D4D34">
                        <w:pPr>
                          <w:jc w:val="center"/>
                          <w:rPr>
                            <w:rFonts w:asciiTheme="majorHAnsi" w:hAnsiTheme="majorHAnsi"/>
                            <w:color w:val="000000"/>
                          </w:rPr>
                        </w:pPr>
                        <w:r w:rsidRPr="00B5756A">
                          <w:rPr>
                            <w:rFonts w:asciiTheme="majorHAnsi" w:hAnsiTheme="majorHAnsi"/>
                            <w:color w:val="000000"/>
                          </w:rPr>
                          <w:t>Noise</w:t>
                        </w:r>
                      </w:p>
                    </w:txbxContent>
                  </v:textbox>
                </v:shape>
                <v:rect id="Rectangle 15" o:spid="_x0000_s1029" style="position:absolute;left:1371600;top:228600;width:74676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" fillcolor="#fde9d9 [665]" strokecolor="#4579b8 [3044]">
                  <v:textbox>
                    <w:txbxContent>
                      <w:p w14:paraId="21D529AC" w14:textId="335C348F" w:rsidR="004565CC" w:rsidRPr="00B5756A" w:rsidRDefault="004565CC" w:rsidP="00B5756A">
                        <w:pPr>
                          <w:jc w:val="center"/>
                          <w:rPr>
                            <w:rFonts w:ascii="Cambria Math" w:hAnsi="Cambria Math"/>
                            <w:color w:val="000000"/>
                            <w:oMath/>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Speech</m:t>
                                </m:r>
                              </m:sub>
                            </m:sSub>
                          </m:oMath>
                        </m:oMathPara>
                      </w:p>
                    </w:txbxContent>
                  </v:textbox>
                </v:rect>
                <v:rect id="Rectangle 16" o:spid="_x0000_s1030" style="position:absolute;left:1371600;top:1028700;width:74676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Bt9YwgAA&#10;ANsAAAAPAAAAZHJzL2Rvd25yZXYueG1sRE9LasMwEN0XcgcxgexquSa4xo0SGtNAN1nkc4CJNbFN&#10;rZFiqY7b01eFQnfzeN9ZbSbTi5EG31lW8JSkIIhrqztuFJxPu8cChA/IGnvLpOCLPGzWs4cVltre&#10;+UDjMTQihrAvUUEbgiul9HVLBn1iHXHkrnYwGCIcGqkHvMdw08ssTXNpsOPY0KKjqqX64/hpFFTL&#10;zhVv4yV7/nbbw205XvP9Xiq1mE+vLyACTeFf/Od+13F+Dr+/xAPk+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8G31jCAAAA2wAAAA8AAAAAAAAAAAAAAAAAlwIAAGRycy9kb3du&#10;cmV2LnhtbFBLBQYAAAAABAAEAPUAAACGAwAAAAA=&#10;" fillcolor="#eaf1dd [662]" strokecolor="#4579b8 [3044]">
                  <v:textbox>
                    <w:txbxContent>
                      <w:p w14:paraId="3573ADED" w14:textId="4FF00B2F" w:rsidR="004565CC" w:rsidRPr="00B5756A" w:rsidRDefault="004565CC" w:rsidP="00B5756A">
                        <w:pPr>
                          <w:jc w:val="center"/>
                          <w:rPr>
                            <w:rFonts w:ascii="Cambria Math" w:hAnsi="Cambria Math"/>
                            <w:color w:val="000000"/>
                            <w:oMath/>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Noise</m:t>
                                </m:r>
                              </m:sub>
                            </m:sSub>
                          </m:oMath>
                        </m:oMathPara>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31" type="#_x0000_t13" style="position:absolute;left:571500;top:571500;width:82296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9qtcxQAA&#10;ANsAAAAPAAAAZHJzL2Rvd25yZXYueG1sRI9Ba8JAEIXvQv/DMoVeRDdaKxJdQywIeqht1R8wZMck&#10;NDsbsltN/71zKHib4b1575tV1rtGXakLtWcDk3ECirjwtubSwPm0HS1AhYhssfFMBv4oQLZ+Gqww&#10;tf7G33Q9xlJJCIcUDVQxtqnWoajIYRj7lli0i+8cRlm7UtsObxLuGj1Nkrl2WLM0VNjSe0XFz/HX&#10;Gdjndfl2ZvcaPj82w9nU9l+HycaYl+c+X4KK1MeH+f96ZwVfYOUXGUCv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H2q1zFAAAA2wAAAA8AAAAAAAAAAAAAAAAAlwIAAGRycy9k&#10;b3ducmV2LnhtbFBLBQYAAAAABAAEAPUAAACJAwAAAAA=&#10;" adj="15600,4714" fillcolor="white [3212]" strokecolor="#4579b8 [3044]">
                  <v:textbox>
                    <w:txbxContent>
                      <w:p w14:paraId="015506D8" w14:textId="770F2F88" w:rsidR="004565CC" w:rsidRPr="00B5756A" w:rsidRDefault="004565CC" w:rsidP="00B5756A">
                        <w:pPr>
                          <w:jc w:val="center"/>
                          <w:rPr>
                            <w:rFonts w:asciiTheme="majorHAnsi" w:hAnsiTheme="majorHAnsi"/>
                            <w:color w:val="000000"/>
                          </w:rPr>
                        </w:pPr>
                        <w:r w:rsidRPr="00B5756A">
                          <w:rPr>
                            <w:rFonts w:asciiTheme="majorHAnsi" w:hAnsiTheme="majorHAnsi"/>
                            <w:color w:val="000000"/>
                          </w:rPr>
                          <w:t>Train</w:t>
                        </w:r>
                      </w:p>
                    </w:txbxContent>
                  </v:textbox>
                </v:shape>
                <v:shape id="Right Arrow 19" o:spid="_x0000_s1032" type="#_x0000_t13" style="position:absolute;left:1600200;top:571500;width:105156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l2joxAAA&#10;ANsAAAAPAAAAZHJzL2Rvd25yZXYueG1sRE/basJAEH0v+A/LCH0Rs7GU0sasIlJBECpeCPg2ZMck&#10;mp0N2U1M/75bKPRtDuc66XIwteipdZVlBbMoBkGcW11xoeB82kzfQTiPrLG2TAq+ycFyMXpKMdH2&#10;wQfqj74QIYRdggpK75tESpeXZNBFtiEO3NW2Bn2AbSF1i48Qbmr5Esdv0mDFoaHEhtYl5fdjZxRk&#10;5y1+7vZfMltdbl2/2U1Or/uJUs/jYTUH4Wnw/+I/91aH+R/w+0s4QC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pdo6MQAAADbAAAADwAAAAAAAAAAAAAAAACXAgAAZHJzL2Rv&#10;d25yZXYueG1sUEsFBgAAAAAEAAQA9QAAAIgDAAAAAA==&#10;" adj="16904,4714" fillcolor="white [3212]" strokecolor="#4579b8 [3044]">
                  <v:textbox>
                    <w:txbxContent>
                      <w:p w14:paraId="12EB345F" w14:textId="21E96B07" w:rsidR="004565CC" w:rsidRPr="00B5756A" w:rsidRDefault="004565CC" w:rsidP="00B5756A">
                        <w:pPr>
                          <w:jc w:val="center"/>
                          <w:rPr>
                            <w:rFonts w:asciiTheme="majorHAnsi" w:hAnsiTheme="majorHAnsi"/>
                            <w:color w:val="000000"/>
                          </w:rPr>
                        </w:pPr>
                        <w:r>
                          <w:rPr>
                            <w:rFonts w:asciiTheme="majorHAnsi" w:hAnsiTheme="majorHAnsi"/>
                            <w:color w:val="000000"/>
                          </w:rPr>
                          <w:t>Concatenate</w:t>
                        </w:r>
                      </w:p>
                    </w:txbxContent>
                  </v:textbox>
                </v:shape>
                <v:group id="Group 23" o:spid="_x0000_s1033" style="position:absolute;left:2743200;top:659130;width:457200;height:342900" coordorigin=",87630" coordsize="457200,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rect id="Rectangle 20" o:spid="_x0000_s1034" style="position:absolute;top:87630;width:2286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Rec1vAAA&#10;ANsAAAAPAAAAZHJzL2Rvd25yZXYueG1sRE/JCsIwEL0L/kMYwZumKohWo4jgcnXB89CMbbGZlCTa&#10;6tebg+Dx8fblujWVeJHzpWUFo2ECgjizuuRcwfWyG8xA+ICssbJMCt7kYb3qdpaYatvwiV7nkIsY&#10;wj5FBUUIdSqlzwoy6Ie2Jo7c3TqDIUKXS+2wieGmkuMkmUqDJceGAmvaFpQ9zk+joMznk+Tw3Dcj&#10;N3t8tq6+za/VXql+r90sQARqw1/8cx+1gnFcH7/EHyBXX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pF5zW8AAAA2wAAAA8AAAAAAAAAAAAAAAAAlwIAAGRycy9kb3ducmV2Lnht&#10;bFBLBQYAAAAABAAEAPUAAACAAwAAAAA=&#10;" fillcolor="#fde9d9 [665]" strokecolor="#4579b8 [3044]">
                    <v:textbox>
                      <w:txbxContent>
                        <w:p w14:paraId="17155A6B" w14:textId="5D9CDDC4" w:rsidR="004565CC" w:rsidRPr="00B5756A" w:rsidRDefault="004565CC" w:rsidP="00B5756A">
                          <w:pPr>
                            <w:jc w:val="center"/>
                            <w:rPr>
                              <w:rFonts w:asciiTheme="majorHAnsi" w:hAnsiTheme="majorHAnsi"/>
                              <w:color w:val="000000"/>
                            </w:rPr>
                          </w:pPr>
                        </w:p>
                      </w:txbxContent>
                    </v:textbox>
                  </v:rect>
                  <v:rect id="Rectangle 21" o:spid="_x0000_s1035" style="position:absolute;left:228600;top:87630;width:2286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g42RxQAA&#10;ANsAAAAPAAAAZHJzL2Rvd25yZXYueG1sRI/BbsIwEETvSP0Hayv1Bg4RApRiEEWtxIVD0n7ANl6S&#10;iHjtxq4J/fq6UiWOo5l5o9nsRtOLSIPvLCuYzzIQxLXVHTcKPt7fpmsQPiBr7C2Tght52G0fJhss&#10;tL1ySbEKjUgQ9gUqaENwhZS+bsmgn1lHnLyzHQyGJIdG6gGvCW56mWfZUhrsOC206OjQUn2pvo2C&#10;w6Jz69f4ma9+3Ev5tYjn5ekklXp6HPfPIAKN4R7+bx+1gnwOf1/SD5D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6DjZHFAAAA2wAAAA8AAAAAAAAAAAAAAAAAlwIAAGRycy9k&#10;b3ducmV2LnhtbFBLBQYAAAAABAAEAPUAAACJAwAAAAA=&#10;" fillcolor="#eaf1dd [662]" strokecolor="#4579b8 [3044]">
                    <v:textbox>
                      <w:txbxContent>
                        <w:p w14:paraId="407A4B95" w14:textId="7041D0C3" w:rsidR="004565CC" w:rsidRPr="00B5756A" w:rsidRDefault="004565CC" w:rsidP="00B5756A">
                          <w:pPr>
                            <w:jc w:val="center"/>
                            <w:rPr>
                              <w:rFonts w:asciiTheme="majorHAnsi" w:hAnsiTheme="majorHAnsi"/>
                              <w:color w:val="000000"/>
                            </w:rPr>
                          </w:pPr>
                        </w:p>
                      </w:txbxContent>
                    </v:textbox>
                  </v:rect>
                  <v:shapetype id="_x0000_t202" coordsize="21600,21600" o:spt="202" path="m0,0l0,21600,21600,21600,21600,0xe">
                    <v:stroke joinstyle="miter"/>
                    <v:path gradientshapeok="t" o:connecttype="rect"/>
                  </v:shapetype>
                  <v:shape id="Text Box 22" o:spid="_x0000_s1036" type="#_x0000_t202" style="position:absolute;top:100330;width:457200;height:33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0675CBB1" w14:textId="4AB2AAA3" w:rsidR="004565CC" w:rsidRPr="00B5756A" w:rsidRDefault="004565CC" w:rsidP="00B5756A">
                          <w:pPr>
                            <w:jc w:val="center"/>
                            <w:rPr>
                              <w:rFonts w:ascii="Cambria Math" w:hAnsi="Cambria Math"/>
                              <w:oMath/>
                            </w:rPr>
                          </w:pPr>
                          <m:oMathPara>
                            <m:oMath>
                              <m:sSub>
                                <m:sSubPr>
                                  <m:ctrlPr>
                                    <w:rPr>
                                      <w:rFonts w:ascii="Cambria Math" w:hAnsi="Cambria Math"/>
                                      <w:i/>
                                    </w:rPr>
                                  </m:ctrlPr>
                                </m:sSubPr>
                                <m:e>
                                  <m:r>
                                    <w:rPr>
                                      <w:rFonts w:ascii="Cambria Math" w:hAnsi="Cambria Math"/>
                                    </w:rPr>
                                    <m:t>V</m:t>
                                  </m:r>
                                </m:e>
                                <m:sub>
                                  <m:r>
                                    <w:rPr>
                                      <w:rFonts w:ascii="Cambria Math" w:hAnsi="Cambria Math"/>
                                    </w:rPr>
                                    <m:t>all</m:t>
                                  </m:r>
                                </m:sub>
                              </m:sSub>
                            </m:oMath>
                          </m:oMathPara>
                        </w:p>
                      </w:txbxContent>
                    </v:textbox>
                  </v:shape>
                </v:group>
                <v:shape id="Right Arrow 24" o:spid="_x0000_s1037" type="#_x0000_t13" style="position:absolute;left:3314700;top:571500;width:3429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pAPxxAAA&#10;ANsAAAAPAAAAZHJzL2Rvd25yZXYueG1sRI/BasMwEETvhf6D2EBujZwQWuNGNqFQyCGl2OkHLNbG&#10;MrFWrqXEdr6+KhR6HGbmDbMrJtuJGw2+daxgvUpAENdOt9wo+Dq9P6UgfEDW2DkmBTN5KPLHhx1m&#10;2o1c0q0KjYgQ9hkqMCH0mZS+NmTRr1xPHL2zGyyGKIdG6gHHCLed3CTJs7TYclww2NObofpSXa2C&#10;72k+re8vfJSXz3qf+jKkxn4otVxM+1cQgabwH/5rH7SCzRZ+v8QfI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KQD8cQAAADbAAAADwAAAAAAAAAAAAAAAACXAgAAZHJzL2Rv&#10;d25yZXYueG1sUEsFBgAAAAAEAAQA9QAAAIgDAAAAAA==&#10;" adj="10800,4714" fillcolor="white [3212]" strokecolor="#4579b8 [3044]">
                  <v:textbox>
                    <w:txbxContent>
                      <w:p w14:paraId="52B4FA06" w14:textId="70BDA633" w:rsidR="004565CC" w:rsidRPr="00B5756A" w:rsidRDefault="004565CC" w:rsidP="00B5756A">
                        <w:pPr>
                          <w:jc w:val="center"/>
                          <w:rPr>
                            <w:rFonts w:asciiTheme="majorHAnsi" w:hAnsiTheme="majorHAnsi"/>
                            <w:color w:val="000000"/>
                          </w:rPr>
                        </w:pPr>
                      </w:p>
                    </w:txbxContent>
                  </v:textbox>
                </v:shape>
                <v:rect id="Rectangle 25" o:spid="_x0000_s1038" style="position:absolute;left:3771900;top:571500;width:8001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jkyxAAA&#10;ANsAAAAPAAAAZHJzL2Rvd25yZXYueG1sRI9BawIxFITvBf9DeEJvNatgKatRWkUstJfuFs+vm9fN&#10;rpuXJYm6/vtGEHocZuYbZrkebCfO5EPjWMF0koEgrpxuuFbwXe6eXkCEiKyxc0wKrhRgvRo9LDHX&#10;7sJfdC5iLRKEQ44KTIx9LmWoDFkME9cTJ+/XeYsxSV9L7fGS4LaTsyx7lhYbTgsGe9oYqo7FySp4&#10;K7bXfVt+btuDzUrpzc+xrT+UehwPrwsQkYb4H76337WC2RxuX9IP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P45MsQAAADbAAAADwAAAAAAAAAAAAAAAACXAgAAZHJzL2Rv&#10;d25yZXYueG1sUEsFBgAAAAAEAAQA9QAAAIgDAAAAAA==&#10;" strokecolor="#4579b8 [3044]">
                  <v:textbox>
                    <w:txbxContent>
                      <w:p w14:paraId="0E03D92F" w14:textId="02A8B262" w:rsidR="004565CC" w:rsidRPr="00B5756A" w:rsidRDefault="004565CC" w:rsidP="00B5756A">
                        <w:pPr>
                          <w:spacing w:line="240" w:lineRule="auto"/>
                          <w:jc w:val="center"/>
                          <w:rPr>
                            <w:rFonts w:asciiTheme="majorHAnsi" w:hAnsiTheme="majorHAnsi"/>
                            <w:color w:val="000000"/>
                          </w:rPr>
                        </w:pPr>
                        <w:r>
                          <w:rPr>
                            <w:rFonts w:asciiTheme="majorHAnsi" w:hAnsiTheme="majorHAnsi"/>
                            <w:color w:val="000000"/>
                          </w:rPr>
                          <w:t>NMF Algorithm</w:t>
                        </w:r>
                      </w:p>
                    </w:txbxContent>
                  </v:textbox>
                </v:rect>
                <v:shape id="Cloud 26" o:spid="_x0000_s1039" style="position:absolute;left:2468880;top:-12700;width:1143000;height:419100;visibility:visible;mso-wrap-style:square;v-text-anchor:top" coordsize="43200,432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1B5AwwAA&#10;ANsAAAAPAAAAZHJzL2Rvd25yZXYueG1sRI9Bi8IwFITvwv6H8Bb2pul6KLYaRRfEHvbgWkG8PZpn&#10;W2xeShO1/fdGEPY4zMw3zGLVm0bcqXO1ZQXfkwgEcWF1zaWCY74dz0A4j6yxsUwKBnKwWn6MFphq&#10;++A/uh98KQKEXYoKKu/bVEpXVGTQTWxLHLyL7Qz6ILtS6g4fAW4aOY2iWBqsOSxU2NJPRcX1cDMK&#10;XJv4fX0+DUOW7zbZ/jfZUZwo9fXZr+cgPPX+P/xuZ1rBNIbXl/AD5P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1B5AwwAAANsAAAAPAAAAAAAAAAAAAAAAAJcCAABkcnMvZG93&#10;bnJldi54bWxQSwUGAAAAAAQABAD1AAAAhwMAAAAA&#10;" adj="-11796480,,5400" path="m3900,14370c3629,11657,4261,8921,5623,6907,7775,3726,11264,3017,14005,5202,15678,909,19914,22,22456,3432,23097,1683,24328,474,25749,200,27313,-102,28875,770,29833,2481,31215,267,33501,-460,35463,690,36958,1566,38030,3400,38318,5576,40046,6218,41422,7998,41982,10318,42389,12002,42331,13831,41818,15460,43079,17694,43520,20590,43016,23322,42346,26954,40128,29674,37404,30204,37391,32471,36658,34621,35395,36101,33476,38350,30704,38639,28555,36815,27860,39948,25999,42343,23667,43106,20919,44005,18051,42473,16480,39266,12772,42310,7956,40599,5804,35472,3690,35809,1705,34024,1110,31250,679,29243,1060,27077,2113,25551,619,24354,-213,22057,-5,19704,239,16949,1845,14791,3863,14507,3875,14461,3888,14416,3900,14370xem4693,26177nfc3809,26271,2925,25993,2160,25380m6928,34899nfc6573,35092,6200,35220,5820,35280m16478,3909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strokecolor="#4579b8 [3044]">
                  <v:stroke joinstyle="miter"/>
                  <v:formulas/>
                  <v:path arrowok="t" o:connecttype="custom" o:connectlocs="124169,253953;57150,246221;183303,338569;153988,342265;435980,379227;418306,362347;762714,337133;755650,355653;902996,222686;989013,291915;1105905,148955;1067594,174916;1013989,52640;1016000,64902;769355,38340;788988,22701;585814,45791;595313,32306;370417,50370;404813,63447;109194,153175;103188,139409" o:connectangles="0,0,0,0,0,0,0,0,0,0,0,0,0,0,0,0,0,0,0,0,0,0" textboxrect="0,0,43200,43200"/>
                  <v:textbox>
                    <w:txbxContent>
                      <w:p w14:paraId="6C6EA776" w14:textId="5807FA06" w:rsidR="004565CC" w:rsidRPr="00B5756A" w:rsidRDefault="004565CC" w:rsidP="00B5756A">
                        <w:pPr>
                          <w:jc w:val="center"/>
                          <w:rPr>
                            <w:rFonts w:asciiTheme="majorHAnsi" w:hAnsiTheme="majorHAnsi"/>
                            <w:color w:val="000000"/>
                          </w:rPr>
                        </w:pPr>
                        <w:r w:rsidRPr="00B5756A">
                          <w:rPr>
                            <w:rFonts w:asciiTheme="majorHAnsi" w:hAnsiTheme="majorHAnsi"/>
                            <w:color w:val="000000"/>
                          </w:rPr>
                          <w:t>S</w:t>
                        </w:r>
                        <w:r>
                          <w:rPr>
                            <w:rFonts w:asciiTheme="majorHAnsi" w:hAnsiTheme="majorHAnsi"/>
                            <w:color w:val="000000"/>
                          </w:rPr>
                          <w:t>ign</w:t>
                        </w:r>
                        <w:r w:rsidRPr="00B5756A">
                          <w:rPr>
                            <w:rFonts w:asciiTheme="majorHAnsi" w:hAnsiTheme="majorHAnsi"/>
                            <w:color w:val="000000"/>
                          </w:rPr>
                          <w:t>al</w:t>
                        </w:r>
                        <w:r>
                          <w:rPr>
                            <w:rFonts w:asciiTheme="majorHAnsi" w:hAnsiTheme="majorHAnsi"/>
                            <w:color w:val="000000"/>
                          </w:rPr>
                          <w:t xml:space="preserve">: </w:t>
                        </w:r>
                        <m:oMath>
                          <m:r>
                            <w:rPr>
                              <w:rFonts w:ascii="Cambria Math" w:hAnsi="Cambria Math"/>
                              <w:color w:val="000000"/>
                            </w:rPr>
                            <m:t>X</m:t>
                          </m:r>
                        </m:oMath>
                      </w:p>
                    </w:txbxContent>
                  </v:textbox>
                </v:shape>
                <v:shape id="Bent Arrow 27" o:spid="_x0000_s1040" style="position:absolute;left:3779203;top:-8573;width:368300;height:612775;rotation:90;visibility:visible;mso-wrap-style:square;v-text-anchor:top" coordsize="368300,6127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alSwQAA&#10;ANsAAAAPAAAAZHJzL2Rvd25yZXYueG1sRI9Bi8IwFITvC/6H8ARva6oHV6tRRFYQPG0VvT6bZ1ts&#10;XkKTrfXfG0HwOMzMN8xi1ZlatNT4yrKC0TABQZxbXXGh4HjYfk9B+ICssbZMCh7kYbXsfS0w1fbO&#10;f9RmoRARwj5FBWUILpXS5yUZ9EPriKN3tY3BEGVTSN3gPcJNLcdJMpEGK44LJTralJTfsn+jYE+n&#10;g3O/hZ1d3KX1u8njLG+ZUoN+t56DCNSFT/jd3mkF4x94fYk/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3mpUsEAAADbAAAADwAAAAAAAAAAAAAAAACXAgAAZHJzL2Rvd25y&#10;ZXYueG1sUEsFBgAAAAAEAAQA9QAAAIUDAAAAAA==&#10;" path="m0,612775l0,212041c0,120360,74323,46037,166004,46037l276225,46038,276225,,368300,92075,276225,184150,276225,138113,166004,138113c125174,138113,92075,171212,92075,212042l92075,612775,,612775xe" strokecolor="#4579b8 [3044]">
                  <v:path arrowok="t" o:connecttype="custom" o:connectlocs="0,612775;0,212041;166004,46037;276225,46038;276225,0;368300,92075;276225,184150;276225,138113;166004,138113;92075,212042;92075,612775;0,612775" o:connectangles="0,0,0,0,0,0,0,0,0,0,0,0"/>
                </v:shape>
                <v:shape id="Right Arrow 29" o:spid="_x0000_s1041" type="#_x0000_t13" style="position:absolute;left:4171950;top:1200150;width:342900;height:22860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jsHMwgAA&#10;ANsAAAAPAAAAZHJzL2Rvd25yZXYueG1sRI9Bi8IwFITvC/6H8ARva1plZe0aRQVxT6LVvT+at22x&#10;ealNrPXfG0HwOMzMN8xs0ZlKtNS40rKCeBiBIM6sLjlXcDpuPr9BOI+ssbJMCu7kYDHvfcww0fbG&#10;B2pTn4sAYZeggsL7OpHSZQUZdENbEwfv3zYGfZBNLnWDtwA3lRxF0UQaLDksFFjTuqDsnF6NguXX&#10;vh3r6m970sfdZXWh+Dr1sVKDfrf8AeGp8+/wq/2rFYym8PwSfoC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iOwczCAAAA2wAAAA8AAAAAAAAAAAAAAAAAlwIAAGRycy9kb3du&#10;cmV2LnhtbFBLBQYAAAAABAAEAPUAAACGAwAAAAA=&#10;" adj="14857,5537" fillcolor="white [3212]" strokecolor="#4579b8 [3044]">
                  <v:textbox>
                    <w:txbxContent>
                      <w:p w14:paraId="3A4F8047" w14:textId="77777777" w:rsidR="004565CC" w:rsidRPr="00B5756A" w:rsidRDefault="004565CC" w:rsidP="00B5756A">
                        <w:pPr>
                          <w:jc w:val="center"/>
                          <w:rPr>
                            <w:rFonts w:asciiTheme="majorHAnsi" w:hAnsiTheme="majorHAnsi"/>
                            <w:color w:val="000000"/>
                          </w:rPr>
                        </w:pPr>
                      </w:p>
                    </w:txbxContent>
                  </v:textbox>
                </v:shape>
                <v:shape id="Right Arrow 30" o:spid="_x0000_s1042" type="#_x0000_t13" style="position:absolute;left:3714750;top:1200150;width:342900;height:22860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f6MwAAA&#10;ANsAAAAPAAAAZHJzL2Rvd25yZXYueG1sRE/Pa8IwFL4L/g/hDbxpWmXDVaOoIO40Zuvuj+bZljUv&#10;NYm1/vfLYbDjx/d7vR1MK3pyvrGsIJ0lIIhLqxuuFFyK43QJwgdkja1lUvAkD9vNeLTGTNsHn6nP&#10;QyViCPsMFdQhdJmUvqzJoJ/ZjjhyV+sMhghdJbXDRww3rZwnyZs02HBsqLGjQ03lT343CnavX/1C&#10;t9+niy4+b/sbpff3kCo1eRl2KxCBhvAv/nN/aAWLuD5+iT9Abn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Mbf6MwAAAANsAAAAPAAAAAAAAAAAAAAAAAJcCAABkcnMvZG93bnJl&#10;di54bWxQSwUGAAAAAAQABAD1AAAAhAMAAAAA&#10;" adj="14857,5537" fillcolor="white [3212]" strokecolor="#4579b8 [3044]">
                  <v:textbox>
                    <w:txbxContent>
                      <w:p w14:paraId="7F1A3E5F" w14:textId="77777777" w:rsidR="004565CC" w:rsidRPr="00B5756A" w:rsidRDefault="004565CC" w:rsidP="00B5756A">
                        <w:pPr>
                          <w:jc w:val="center"/>
                          <w:rPr>
                            <w:rFonts w:asciiTheme="majorHAnsi" w:hAnsiTheme="majorHAnsi"/>
                            <w:color w:val="000000"/>
                          </w:rPr>
                        </w:pPr>
                      </w:p>
                    </w:txbxContent>
                  </v:textbox>
                </v:shape>
                <v:group id="Group 39" o:spid="_x0000_s1043" style="position:absolute;left:3497580;top:1600200;width:457200;height:342900" coordorigin="68580" coordsize="457200,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rect id="Rectangle 40" o:spid="_x0000_s1044" style="position:absolute;left:68580;width:2286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mgKVvwAA&#10;ANsAAAAPAAAAZHJzL2Rvd25yZXYueG1sRE/Pa8IwFL4L+x/CG3jT1CnDdkYZwqrXafH8aJ5tsXkp&#10;SWyrf705DHb8+H5vdqNpRU/ON5YVLOYJCOLS6oYrBcX5Z7YG4QOyxtYyKXiQh932bbLBTNuBf6k/&#10;hUrEEPYZKqhD6DIpfVmTQT+3HXHkrtYZDBG6SmqHQww3rfxIkk9psOHYUGNH+5rK2+luFDRVukwO&#10;93xYuPXtuXfdJS3aXKnp+/j9BSLQGP7Ff+6jVrCK6+OX+APk9g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eaApW/AAAA2wAAAA8AAAAAAAAAAAAAAAAAlwIAAGRycy9kb3ducmV2&#10;LnhtbFBLBQYAAAAABAAEAPUAAACDAwAAAAA=&#10;" fillcolor="#fde9d9 [665]" strokecolor="#4579b8 [3044]">
                    <v:textbox>
                      <w:txbxContent>
                        <w:p w14:paraId="3E5EAFC6" w14:textId="77777777" w:rsidR="004565CC" w:rsidRPr="00B5756A" w:rsidRDefault="004565CC" w:rsidP="00B5756A">
                          <w:pPr>
                            <w:jc w:val="center"/>
                            <w:rPr>
                              <w:rFonts w:asciiTheme="majorHAnsi" w:hAnsiTheme="majorHAnsi"/>
                              <w:color w:val="000000"/>
                            </w:rPr>
                          </w:pPr>
                        </w:p>
                      </w:txbxContent>
                    </v:textbox>
                  </v:rect>
                  <v:rect id="Rectangle 41" o:spid="_x0000_s1045" style="position:absolute;left:297180;width:2286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XGgxxAAA&#10;ANsAAAAPAAAAZHJzL2Rvd25yZXYueG1sRI/disIwFITvhX2HcBb2TlOlqHSN4ooL3njhzwOcbY5t&#10;sTnJNrFWn94IgpfDzHzDzBadqUVLja8sKxgOEhDEudUVFwqOh9/+FIQPyBpry6TgRh4W84/eDDNt&#10;r7yjdh8KESHsM1RQhuAyKX1ekkE/sI44eifbGAxRNoXUDV4j3NRylCRjabDiuFCio1VJ+Xl/MQpW&#10;aeWm6/ZvNLm7n91/2p7G261U6uuzW36DCNSFd/jV3mgF6RCeX+IPk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1xoMcQAAADbAAAADwAAAAAAAAAAAAAAAACXAgAAZHJzL2Rv&#10;d25yZXYueG1sUEsFBgAAAAAEAAQA9QAAAIgDAAAAAA==&#10;" fillcolor="#eaf1dd [662]" strokecolor="#4579b8 [3044]">
                    <v:textbox>
                      <w:txbxContent>
                        <w:p w14:paraId="3C0176ED" w14:textId="77777777" w:rsidR="004565CC" w:rsidRPr="00B5756A" w:rsidRDefault="004565CC" w:rsidP="00B5756A">
                          <w:pPr>
                            <w:jc w:val="center"/>
                            <w:rPr>
                              <w:rFonts w:asciiTheme="majorHAnsi" w:hAnsiTheme="majorHAnsi"/>
                              <w:color w:val="000000"/>
                            </w:rPr>
                          </w:pPr>
                        </w:p>
                      </w:txbxContent>
                    </v:textbox>
                  </v:rect>
                  <v:shape id="Text Box 42" o:spid="_x0000_s1046" type="#_x0000_t202" style="position:absolute;left:68580;width:457200;height:33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rcEIwgAA&#10;ANsAAAAPAAAAZHJzL2Rvd25yZXYueG1sRI9Pi8IwFMTvC36H8ARva6K4i1ajiCJ4Wln/gbdH82yL&#10;zUtpoq3f3iwseBxm5jfMbNHaUjyo9oVjDYO+AkGcOlNwpuF42HyOQfiAbLB0TBqe5GEx73zMMDGu&#10;4V967EMmIoR9ghryEKpESp/mZNH3XUUcvaurLYYo60yaGpsIt6UcKvUtLRYcF3KsaJVTetvfrYbT&#10;z/VyHqldtrZfVeNaJdlOpNa9brucggjUhnf4v701GkZD+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CtwQjCAAAA2wAAAA8AAAAAAAAAAAAAAAAAlwIAAGRycy9kb3du&#10;cmV2LnhtbFBLBQYAAAAABAAEAPUAAACGAwAAAAA=&#10;" filled="f" stroked="f">
                    <v:textbox>
                      <w:txbxContent>
                        <w:p w14:paraId="63A38591" w14:textId="762338BB" w:rsidR="004565CC" w:rsidRPr="00B5756A" w:rsidRDefault="004565CC" w:rsidP="00B5756A">
                          <w:pPr>
                            <w:jc w:val="center"/>
                            <w:rPr>
                              <w:rFonts w:ascii="Cambria Math" w:hAnsi="Cambria Math"/>
                              <w:oMath/>
                            </w:rPr>
                          </w:pPr>
                          <m:oMathPara>
                            <m:oMath>
                              <m:sSub>
                                <m:sSubPr>
                                  <m:ctrlPr>
                                    <w:rPr>
                                      <w:rFonts w:ascii="Cambria Math" w:hAnsi="Cambria Math"/>
                                      <w:i/>
                                    </w:rPr>
                                  </m:ctrlPr>
                                </m:sSubPr>
                                <m:e>
                                  <m:r>
                                    <w:rPr>
                                      <w:rFonts w:ascii="Cambria Math" w:hAnsi="Cambria Math"/>
                                    </w:rPr>
                                    <m:t>V</m:t>
                                  </m:r>
                                </m:e>
                                <m:sub>
                                  <m:r>
                                    <w:rPr>
                                      <w:rFonts w:ascii="Cambria Math" w:hAnsi="Cambria Math"/>
                                    </w:rPr>
                                    <m:t>all</m:t>
                                  </m:r>
                                </m:sub>
                              </m:sSub>
                            </m:oMath>
                          </m:oMathPara>
                        </w:p>
                      </w:txbxContent>
                    </v:textbox>
                  </v:shape>
                </v:group>
                <v:group id="Group 43" o:spid="_x0000_s1047" style="position:absolute;left:4297680;top:1600200;width:457200;height:342900" coordorigin="146304" coordsize="365760,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rect id="Rectangle 44" o:spid="_x0000_s1048" style="position:absolute;left:146304;width:18288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oQSWwgAA&#10;ANsAAAAPAAAAZHJzL2Rvd25yZXYueG1sRI9bi8IwFITfhf0P4Szsm6a6ItptlEXw8uqFfT40Z9vS&#10;5qQk0VZ/vREEH4eZ+YbJVr1pxJWcrywrGI8SEMS51RUXCs6nzXAOwgdkjY1lUnAjD6vlxyDDVNuO&#10;D3Q9hkJECPsUFZQhtKmUPi/JoB/Zljh6/9YZDFG6QmqHXYSbRk6SZCYNVhwXSmxpXVJeHy9GQVUs&#10;vpPdZduN3by+r137tzg3W6W+PvvfHxCB+vAOv9p7rWA6heeX+APk8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ihBJbCAAAA2wAAAA8AAAAAAAAAAAAAAAAAlwIAAGRycy9kb3du&#10;cmV2LnhtbFBLBQYAAAAABAAEAPUAAACGAwAAAAA=&#10;" fillcolor="#fde9d9 [665]" strokecolor="#4579b8 [3044]">
                    <v:textbox>
                      <w:txbxContent>
                        <w:p w14:paraId="58B60AF6" w14:textId="77777777" w:rsidR="004565CC" w:rsidRPr="00B5756A" w:rsidRDefault="004565CC" w:rsidP="00B5756A">
                          <w:pPr>
                            <w:jc w:val="center"/>
                            <w:rPr>
                              <w:rFonts w:asciiTheme="majorHAnsi" w:hAnsiTheme="majorHAnsi"/>
                              <w:color w:val="000000"/>
                            </w:rPr>
                          </w:pPr>
                        </w:p>
                      </w:txbxContent>
                    </v:textbox>
                  </v:rect>
                  <v:rect id="Rectangle 45" o:spid="_x0000_s1049" style="position:absolute;left:338328;width:173736;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Z24yxQAA&#10;ANsAAAAPAAAAZHJzL2Rvd25yZXYueG1sRI/BbsIwEETvlfoP1lbqrThEKY0CJiqolXrhAPQDlnhJ&#10;IuK1G5uQ9utrJCSOo5l5o1mUo+nEQL1vLSuYThIQxJXVLdcKvvefLzkIH5A1dpZJwS95KJePDwss&#10;tL3wloZdqEWEsC9QQROCK6T0VUMG/cQ64ugdbW8wRNnXUvd4iXDTyTRJZtJgy3GhQUfrhqrT7mwU&#10;rLPW5R/DIX37c6vtTzYcZ5uNVOr5aXyfgwg0hnv41v7SCrJXuH6JP0Au/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xnbjLFAAAA2wAAAA8AAAAAAAAAAAAAAAAAlwIAAGRycy9k&#10;b3ducmV2LnhtbFBLBQYAAAAABAAEAPUAAACJAwAAAAA=&#10;" fillcolor="#eaf1dd [662]" strokecolor="#4579b8 [3044]">
                    <v:textbox>
                      <w:txbxContent>
                        <w:p w14:paraId="6186C1F0" w14:textId="77777777" w:rsidR="004565CC" w:rsidRPr="00B5756A" w:rsidRDefault="004565CC" w:rsidP="00B5756A">
                          <w:pPr>
                            <w:jc w:val="center"/>
                            <w:rPr>
                              <w:rFonts w:asciiTheme="majorHAnsi" w:hAnsiTheme="majorHAnsi"/>
                              <w:color w:val="000000"/>
                            </w:rPr>
                          </w:pPr>
                        </w:p>
                      </w:txbxContent>
                    </v:textbox>
                  </v:rect>
                  <v:shape id="Text Box 46" o:spid="_x0000_s1050" type="#_x0000_t202" style="position:absolute;left:146304;width:365760;height:33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lscLwgAA&#10;ANsAAAAPAAAAZHJzL2Rvd25yZXYueG1sRI9Pi8IwFMTvC36H8IS9rYmLilajiIuwJ2X9B94ezbMt&#10;Ni+libZ+eyMseBxm5jfMbNHaUtyp9oVjDf2eAkGcOlNwpuGwX3+NQfiAbLB0TBoe5GEx73zMMDGu&#10;4T+670ImIoR9ghryEKpESp/mZNH3XEUcvYurLYYo60yaGpsIt6X8VmokLRYcF3KsaJVTet3drIbj&#10;5nI+DdQ2+7HDqnGtkmwnUuvPbrucggjUhnf4v/1rNAxG8PoSf4C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WxwvCAAAA2wAAAA8AAAAAAAAAAAAAAAAAlwIAAGRycy9kb3du&#10;cmV2LnhtbFBLBQYAAAAABAAEAPUAAACGAwAAAAA=&#10;" filled="f" stroked="f">
                    <v:textbox>
                      <w:txbxContent>
                        <w:p w14:paraId="4D47A41B" w14:textId="48E446FD" w:rsidR="004565CC" w:rsidRPr="00B5756A" w:rsidRDefault="004565CC" w:rsidP="00B5756A">
                          <w:pPr>
                            <w:jc w:val="center"/>
                            <w:rPr>
                              <w:rFonts w:asciiTheme="majorHAnsi" w:hAnsiTheme="majorHAnsi"/>
                            </w:rPr>
                          </w:pPr>
                          <m:oMathPara>
                            <m:oMath>
                              <m:sSub>
                                <m:sSubPr>
                                  <m:ctrlPr>
                                    <w:rPr>
                                      <w:rFonts w:ascii="Cambria Math" w:hAnsi="Cambria Math"/>
                                      <w:i/>
                                    </w:rPr>
                                  </m:ctrlPr>
                                </m:sSubPr>
                                <m:e>
                                  <m:r>
                                    <w:rPr>
                                      <w:rFonts w:ascii="Cambria Math" w:hAnsi="Cambria Math"/>
                                    </w:rPr>
                                    <m:t>W</m:t>
                                  </m:r>
                                </m:e>
                                <m:sub>
                                  <m:r>
                                    <w:rPr>
                                      <w:rFonts w:ascii="Cambria Math" w:hAnsi="Cambria Math"/>
                                    </w:rPr>
                                    <m:t>all</m:t>
                                  </m:r>
                                </m:sub>
                              </m:sSub>
                            </m:oMath>
                          </m:oMathPara>
                        </w:p>
                      </w:txbxContent>
                    </v:textbox>
                  </v:shape>
                </v:group>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7" o:spid="_x0000_s1051" type="#_x0000_t88" style="position:absolute;left:3558540;top:1889760;width:114300;height:22098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ZQQExQAA&#10;ANsAAAAPAAAAZHJzL2Rvd25yZXYueG1sRI9Ra8IwFIXfB/sP4Q58m+nEValGKdPBZCjY7QdcmmtT&#10;1tx0Sab135vBYI+Hc853OMv1YDtxJh9axwqexhkI4trplhsFnx+vj3MQISJr7ByTgisFWK/u75ZY&#10;aHfhI52r2IgE4VCgAhNjX0gZakMWw9j1xMk7OW8xJukbqT1eEtx2cpJlubTYclow2NOLofqr+rEK&#10;fH4sr9+TfLOr3s0hds9ZOd9vlRo9DOUCRKQh/of/2m9awXQGv1/SD5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ZlBATFAAAA2wAAAA8AAAAAAAAAAAAAAAAAlwIAAGRycy9k&#10;b3ducmV2LnhtbFBLBQYAAAAABAAEAPUAAACJAwAAAAA=&#10;" adj="931" strokecolor="#4f81bd [3204]" strokeweight="2pt"/>
                <v:shape id="Right Brace 50" o:spid="_x0000_s1052" type="#_x0000_t88" style="position:absolute;left:4354830;top:1885950;width:114300;height:22860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XyI2wQAA&#10;ANsAAAAPAAAAZHJzL2Rvd25yZXYueG1sRE/LisIwFN0L8w/hDrgRTVUcpDbKMOADF6KO7i/N7QOb&#10;m9pE7czXm4Xg8nDeyaI1lbhT40rLCoaDCARxanXJuYLT77I/BeE8ssbKMin4IweL+UcnwVjbBx/o&#10;fvS5CCHsYlRQeF/HUrq0IINuYGviwGW2MegDbHKpG3yEcFPJURR9SYMlh4YCa/opKL0cb0bBqjfe&#10;/2e41HK0ba8yPa+r3W2tVPez/Z6B8NT6t/jl3mgFk7A+fAk/QM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F8iNsEAAADbAAAADwAAAAAAAAAAAAAAAACXAgAAZHJzL2Rvd25y&#10;ZXYueG1sUEsFBgAAAAAEAAQA9QAAAIUDAAAAAA==&#10;" adj="900" strokecolor="#4f81bd [3204]" strokeweight="2pt"/>
                <v:rect id="Rectangle 52" o:spid="_x0000_s1053" style="position:absolute;left:3154680;top:2171700;width:74676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3a+kwQAA&#10;ANsAAAAPAAAAZHJzL2Rvd25yZXYueG1sRI/NqsIwFIT3F3yHcAR311RF0WoUEdS79QfXh+bYFpuT&#10;kkRbffobQXA5zMw3zGLVmko8yPnSsoJBPwFBnFldcq7gfNr+TkH4gKyxskwKnuRhtez8LDDVtuED&#10;PY4hFxHCPkUFRQh1KqXPCjLo+7Ymjt7VOoMhSpdL7bCJcFPJYZJMpMGS40KBNW0Kym7Hu1FQ5rNR&#10;sr/vmoGb3l4bV19m52qnVK/brucgArXhG/60/7SC8RDeX+IPkM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Xd2vpMEAAADbAAAADwAAAAAAAAAAAAAAAACXAgAAZHJzL2Rvd25y&#10;ZXYueG1sUEsFBgAAAAAEAAQA9QAAAIUDAAAAAA==&#10;" fillcolor="#fde9d9 [665]" strokecolor="#4579b8 [3044]">
                  <v:textbox>
                    <w:txbxContent>
                      <w:p w14:paraId="3039BBBD" w14:textId="71BDABF0" w:rsidR="004565CC" w:rsidRPr="00B5756A" w:rsidRDefault="004565CC" w:rsidP="00B5756A">
                        <w:pPr>
                          <w:jc w:val="center"/>
                          <w:rPr>
                            <w:rFonts w:ascii="Cambria Math" w:hAnsi="Cambria Math"/>
                            <w:color w:val="000000"/>
                            <w:oMath/>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Speech</m:t>
                                </m:r>
                              </m:sub>
                            </m:sSub>
                          </m:oMath>
                        </m:oMathPara>
                      </w:p>
                    </w:txbxContent>
                  </v:textbox>
                </v:rect>
                <v:rect id="Rectangle 53" o:spid="_x0000_s1054" style="position:absolute;left:4114800;top:2171700;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kQo/wgAA&#10;ANsAAAAPAAAAZHJzL2Rvd25yZXYueG1sRI9Pi8IwFMTvwn6H8IS9aaqiaG2URdD16h/2/GjetsXm&#10;pSSp7e6nN4LgcZiZ3zDZtje1uJPzlWUFk3ECgji3uuJCwfWyHy1B+ICssbZMCv7Iw3bzMcgw1bbj&#10;E93PoRARwj5FBWUITSqlz0sy6Me2IY7er3UGQ5SukNphF+GmltMkWUiDFceFEhvalZTfzq1RUBWr&#10;WfLdHrqJW97+d675WV3rg1Kfw/5rDSJQH97hV/uoFcxn8PwSf4DcP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KRCj/CAAAA2wAAAA8AAAAAAAAAAAAAAAAAlwIAAGRycy9kb3du&#10;cmV2LnhtbFBLBQYAAAAABAAEAPUAAACGAwAAAAA=&#10;" fillcolor="#fde9d9 [665]" strokecolor="#4579b8 [3044]">
                  <v:textbox>
                    <w:txbxContent>
                      <w:p w14:paraId="05C94C33" w14:textId="1CD3190F" w:rsidR="004565CC" w:rsidRPr="00B5756A" w:rsidRDefault="004565CC" w:rsidP="00B5756A">
                        <w:pPr>
                          <w:jc w:val="center"/>
                          <w:rPr>
                            <w:rFonts w:asciiTheme="majorHAnsi" w:hAnsiTheme="majorHAnsi"/>
                            <w:color w:val="000000"/>
                          </w:rPr>
                        </w:pPr>
                        <m:oMathPara>
                          <m:oMath>
                            <m:sSub>
                              <m:sSubPr>
                                <m:ctrlPr>
                                  <w:rPr>
                                    <w:rFonts w:ascii="Cambria Math" w:hAnsi="Cambria Math"/>
                                    <w:i/>
                                    <w:color w:val="000000"/>
                                  </w:rPr>
                                </m:ctrlPr>
                              </m:sSubPr>
                              <m:e>
                                <m:acc>
                                  <m:accPr>
                                    <m:ctrlPr>
                                      <w:rPr>
                                        <w:rFonts w:ascii="Cambria Math" w:hAnsi="Cambria Math"/>
                                        <w:i/>
                                        <w:color w:val="000000"/>
                                      </w:rPr>
                                    </m:ctrlPr>
                                  </m:accPr>
                                  <m:e>
                                    <m:r>
                                      <w:rPr>
                                        <w:rFonts w:ascii="Cambria Math" w:hAnsi="Cambria Math"/>
                                        <w:color w:val="000000"/>
                                      </w:rPr>
                                      <m:t>W</m:t>
                                    </m:r>
                                  </m:e>
                                </m:acc>
                              </m:e>
                              <m:sub>
                                <m:r>
                                  <w:rPr>
                                    <w:rFonts w:ascii="Cambria Math" w:hAnsi="Cambria Math"/>
                                    <w:color w:val="000000"/>
                                  </w:rPr>
                                  <m:t>Speech</m:t>
                                </m:r>
                              </m:sub>
                            </m:sSub>
                          </m:oMath>
                        </m:oMathPara>
                      </w:p>
                    </w:txbxContent>
                  </v:textbox>
                </v:rect>
                <v:shape id="Text Box 54" o:spid="_x0000_s1055" type="#_x0000_t202" style="position:absolute;left:3840480;top:217170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5A345A17" w14:textId="4ADBA2B1" w:rsidR="004565CC" w:rsidRPr="00B5756A" w:rsidRDefault="004565CC">
                        <w:pPr>
                          <w:rPr>
                            <w:rFonts w:ascii="Cambria Math" w:hAnsi="Cambria Math"/>
                            <w:sz w:val="28"/>
                            <w:szCs w:val="28"/>
                            <w:oMath/>
                          </w:rPr>
                        </w:pPr>
                        <m:oMathPara>
                          <m:oMath>
                            <m:r>
                              <w:rPr>
                                <w:rFonts w:ascii="Cambria Math" w:hAnsi="Cambria Math"/>
                                <w:sz w:val="28"/>
                                <w:szCs w:val="28"/>
                              </w:rPr>
                              <m:t>×</m:t>
                            </m:r>
                          </m:oMath>
                        </m:oMathPara>
                      </w:p>
                    </w:txbxContent>
                  </v:textbox>
                </v:shape>
              </v:group>
            </w:pict>
          </mc:Fallback>
        </mc:AlternateContent>
      </w:r>
      <w:r w:rsidRPr="00B5756A">
        <w:rPr>
          <w:noProof/>
          <w:lang w:val="en-US" w:eastAsia="en-US"/>
        </w:rPr>
        <mc:AlternateContent>
          <mc:Choice Requires="wps">
            <w:drawing>
              <wp:inline distT="0" distB="0" distL="0" distR="0" wp14:anchorId="7CCCB31B" wp14:editId="6DE06A31">
                <wp:extent cx="5146766" cy="2658473"/>
                <wp:effectExtent l="0" t="0" r="0" b="8890"/>
                <wp:docPr id="10" name="Rectangle 10"/>
                <wp:cNvGraphicFramePr/>
                <a:graphic xmlns:a="http://schemas.openxmlformats.org/drawingml/2006/main">
                  <a:graphicData uri="http://schemas.microsoft.com/office/word/2010/wordprocessingShape">
                    <wps:wsp>
                      <wps:cNvSpPr/>
                      <wps:spPr>
                        <a:xfrm>
                          <a:off x="0" y="0"/>
                          <a:ext cx="5146766" cy="2658473"/>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0" o:spid="_x0000_s1026" style="width:405.25pt;height:209.3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" filled="f" stroked="f">
                <w10:anchorlock/>
              </v:rect>
            </w:pict>
          </mc:Fallback>
        </mc:AlternateContent>
      </w:r>
    </w:p>
    <w:p w14:paraId="0606581F" w14:textId="2DB73183" w:rsidR="00F8014B" w:rsidRDefault="00B5756A" w:rsidP="00B5756A">
      <w:pPr>
        <w:pStyle w:val="Caption"/>
      </w:pPr>
      <w:bookmarkStart w:id="214" w:name="_Toc261250752"/>
      <w:r>
        <w:t xml:space="preserve">Figure </w:t>
      </w:r>
      <w:r w:rsidR="0027647B">
        <w:fldChar w:fldCharType="begin"/>
      </w:r>
      <w:r w:rsidR="0027647B">
        <w:instrText xml:space="preserve"> STYLEREF 1 \s </w:instrText>
      </w:r>
      <w:r w:rsidR="0027647B">
        <w:fldChar w:fldCharType="separate"/>
      </w:r>
      <w:r w:rsidR="004565CC">
        <w:rPr>
          <w:noProof/>
        </w:rPr>
        <w:t>2</w:t>
      </w:r>
      <w:r w:rsidR="0027647B">
        <w:fldChar w:fldCharType="end"/>
      </w:r>
      <w:r w:rsidR="0027647B">
        <w:noBreakHyphen/>
      </w:r>
      <w:r w:rsidR="0027647B">
        <w:fldChar w:fldCharType="begin"/>
      </w:r>
      <w:r w:rsidR="0027647B">
        <w:instrText xml:space="preserve"> SEQ Figure \* ARABIC \s 1 </w:instrText>
      </w:r>
      <w:r w:rsidR="0027647B">
        <w:fldChar w:fldCharType="separate"/>
      </w:r>
      <w:r w:rsidR="004565CC">
        <w:rPr>
          <w:noProof/>
        </w:rPr>
        <w:t>6</w:t>
      </w:r>
      <w:r w:rsidR="0027647B">
        <w:fldChar w:fldCharType="end"/>
      </w:r>
      <w:r>
        <w:t xml:space="preserve"> – Common NMF speech implementation</w:t>
      </w:r>
      <w:bookmarkEnd w:id="214"/>
    </w:p>
    <w:p w14:paraId="51BDD754" w14:textId="64D539DB" w:rsidR="0084390C" w:rsidRDefault="0084390C" w:rsidP="00EE50FF">
      <w:r>
        <w:t xml:space="preserve">Limitations of these models mostly belong to the training, meaning required </w:t>
      </w:r>
      <w:proofErr w:type="gramStart"/>
      <w:r w:rsidRPr="0084390C">
        <w:rPr>
          <w:i/>
        </w:rPr>
        <w:t>a priori</w:t>
      </w:r>
      <w:proofErr w:type="gramEnd"/>
      <w:r>
        <w:t xml:space="preserve"> knowledge. One issue is the required resources for training, which can be upwards of an hour worth of recordings </w:t>
      </w:r>
      <w:r>
        <w:fldChar w:fldCharType="begin"/>
      </w:r>
      <w:r w:rsidR="00E45EF9">
        <w:instrText xml:space="preserve"> ADDIN EN.CITE &lt;EndNote&gt;&lt;Cite&gt;&lt;Author&gt;Raj&lt;/Author&gt;&lt;Year&gt;2011&lt;/Year&gt;&lt;RecNum&gt;16&lt;/RecNum&gt;&lt;DisplayText&gt;[14, 26]&lt;/DisplayText&gt;&lt;record&gt;&lt;rec-number&gt;16&lt;/rec-number&gt;&lt;foreign-keys&gt;&lt;key app="EN" db-id="5dxrfv0zyvsrr2expadxex5pprw2vrvw9rza" timestamp="1396307852"&gt;16&lt;/key&gt;&lt;/foreign-keys&gt;&lt;ref-type name="Conference Proceedings"&gt;10&lt;/ref-type&gt;&lt;contributors&gt;&lt;authors&gt;&lt;author&gt;Raj, Bhiksha&lt;/author&gt;&lt;author&gt;Singh, Rita&lt;/author&gt;&lt;author&gt;Virtanen, Tuomas&lt;/author&gt;&lt;/authors&gt;&lt;/contributors&gt;&lt;titles&gt;&lt;title&gt;Phoneme-Dependent NMF for Speech Enhancement in Monaural Mixtures&lt;/title&gt;&lt;secondary-title&gt;INTERSPEECH&lt;/secondary-title&gt;&lt;/titles&gt;&lt;pages&gt;1217-1220&lt;/pages&gt;&lt;dates&gt;&lt;year&gt;2011&lt;/year&gt;&lt;/dates&gt;&lt;urls&gt;&lt;/urls&gt;&lt;/record&gt;&lt;/Cite&gt;&lt;Cite&gt;&lt;Author&gt;Mohammadiha&lt;/Author&gt;&lt;Year&gt;2013&lt;/Year&gt;&lt;RecNum&gt;7&lt;/RecNum&gt;&lt;record&gt;&lt;rec-number&gt;7&lt;/rec-number&gt;&lt;foreign-keys&gt;&lt;key app="EN" db-id="5dxrfv0zyvsrr2expadxex5pprw2vrvw9rza" timestamp="1395186986"&gt;7&lt;/key&gt;&lt;/foreign-keys&gt;&lt;ref-type name="Journal Article"&gt;17&lt;/ref-type&gt;&lt;contributors&gt;&lt;authors&gt;&lt;author&gt;Mohammadiha, Nasser&lt;/author&gt;&lt;author&gt;Leijon, Arne&lt;/author&gt;&lt;/authors&gt;&lt;/contributors&gt;&lt;titles&gt;&lt;title&gt;Nonnegative HMM for babble noise derived from speech HMM: Application to speech enhancement&lt;/title&gt;&lt;/titles&gt;&lt;dates&gt;&lt;year&gt;2013&lt;/year&gt;&lt;/dates&gt;&lt;isbn&gt;1558-7916&lt;/isbn&gt;&lt;urls&gt;&lt;/urls&gt;&lt;/record&gt;&lt;/Cite&gt;&lt;/EndNote&gt;</w:instrText>
      </w:r>
      <w:r>
        <w:fldChar w:fldCharType="separate"/>
      </w:r>
      <w:r w:rsidR="00E45EF9">
        <w:rPr>
          <w:noProof/>
        </w:rPr>
        <w:t>[14, 26]</w:t>
      </w:r>
      <w:r>
        <w:fldChar w:fldCharType="end"/>
      </w:r>
      <w:r>
        <w:t xml:space="preserve">. Another issue is that these algorithms are only effective </w:t>
      </w:r>
      <w:r w:rsidR="009E30B0">
        <w:t>for</w:t>
      </w:r>
      <w:r>
        <w:t xml:space="preserve"> noise </w:t>
      </w:r>
      <w:r w:rsidR="009E30B0">
        <w:t xml:space="preserve">types </w:t>
      </w:r>
      <w:r>
        <w:t xml:space="preserve">that </w:t>
      </w:r>
      <m:oMath>
        <m:sSub>
          <m:sSubPr>
            <m:ctrlPr>
              <w:rPr>
                <w:rFonts w:ascii="Cambria Math" w:hAnsi="Cambria Math"/>
                <w:i/>
              </w:rPr>
            </m:ctrlPr>
          </m:sSubPr>
          <m:e>
            <m:r>
              <w:rPr>
                <w:rFonts w:ascii="Cambria Math" w:hAnsi="Cambria Math"/>
              </w:rPr>
              <m:t>V</m:t>
            </m:r>
          </m:e>
          <m:sub>
            <m:r>
              <w:rPr>
                <w:rFonts w:ascii="Cambria Math" w:hAnsi="Cambria Math"/>
              </w:rPr>
              <m:t>noise</m:t>
            </m:r>
          </m:sub>
        </m:sSub>
      </m:oMath>
      <w:r w:rsidR="009E30B0">
        <w:t xml:space="preserve"> has been trained on, and thus have reduced flexibility.</w:t>
      </w:r>
    </w:p>
    <w:p w14:paraId="091B059C" w14:textId="4891A32A" w:rsidR="00C465B4" w:rsidRDefault="00C465B4" w:rsidP="00EE50FF">
      <w:r>
        <w:lastRenderedPageBreak/>
        <w:fldChar w:fldCharType="begin"/>
      </w:r>
      <w:r w:rsidR="00E45EF9">
        <w:instrText xml:space="preserve"> ADDIN EN.CITE &lt;EndNote&gt;&lt;Cite AuthorYear="1"&gt;&lt;Author&gt;Raj&lt;/Author&gt;&lt;Year&gt;2011&lt;/Year&gt;&lt;RecNum&gt;16&lt;/RecNum&gt;&lt;DisplayText&gt;Raj, et al. [26]&lt;/DisplayText&gt;&lt;record&gt;&lt;rec-number&gt;16&lt;/rec-number&gt;&lt;foreign-keys&gt;&lt;key app="EN" db-id="5dxrfv0zyvsrr2expadxex5pprw2vrvw9rza" timestamp="1396307852"&gt;16&lt;/key&gt;&lt;/foreign-keys&gt;&lt;ref-type name="Conference Proceedings"&gt;10&lt;/ref-type&gt;&lt;contributors&gt;&lt;authors&gt;&lt;author&gt;Raj, Bhiksha&lt;/author&gt;&lt;author&gt;Singh, Rita&lt;/author&gt;&lt;author&gt;Virtanen, Tuomas&lt;/author&gt;&lt;/authors&gt;&lt;/contributors&gt;&lt;titles&gt;&lt;title&gt;Phoneme-Dependent NMF for Speech Enhancement in Monaural Mixtures&lt;/title&gt;&lt;secondary-title&gt;INTERSPEECH&lt;/secondary-title&gt;&lt;/titles&gt;&lt;pages&gt;1217-1220&lt;/pages&gt;&lt;dates&gt;&lt;year&gt;2011&lt;/year&gt;&lt;/dates&gt;&lt;urls&gt;&lt;/urls&gt;&lt;/record&gt;&lt;/Cite&gt;&lt;/EndNote&gt;</w:instrText>
      </w:r>
      <w:r>
        <w:fldChar w:fldCharType="separate"/>
      </w:r>
      <w:r w:rsidR="00E45EF9">
        <w:rPr>
          <w:noProof/>
        </w:rPr>
        <w:t>Raj, et al. [26]</w:t>
      </w:r>
      <w:r>
        <w:fldChar w:fldCharType="end"/>
      </w:r>
      <w:r>
        <w:t xml:space="preserve"> proposed a different solution whereby an ASR system identifies phonemes in speech, and a NMF algorithm is implemented using one of 40 component matrices, one for each phoneme. This model is somewhat limited in its application to babble, in the author’s opinion, as the initial ASR algorithm’s performance is likely to be low on a noisy signal. However, the algorithm did show that NMF performance is be improved by forming bases on phonemes.</w:t>
      </w:r>
    </w:p>
    <w:p w14:paraId="76860489" w14:textId="0B7DF4B5" w:rsidR="00EE50FF" w:rsidRDefault="009E30B0" w:rsidP="00EE50FF">
      <w:r>
        <w:t>A novel alternative</w:t>
      </w:r>
      <w:r w:rsidR="00EE50FF">
        <w:t xml:space="preserve"> model </w:t>
      </w:r>
      <w:r>
        <w:t>was recently proposed</w:t>
      </w:r>
      <w:r w:rsidR="00EE50FF">
        <w:t xml:space="preserve"> by </w:t>
      </w:r>
      <w:r w:rsidR="00EE50FF">
        <w:fldChar w:fldCharType="begin"/>
      </w:r>
      <w:r w:rsidR="00E45EF9">
        <w:instrText xml:space="preserve"> ADDIN EN.CITE &lt;EndNote&gt;&lt;Cite AuthorYear="1"&gt;&lt;Author&gt;Mohammadiha&lt;/Author&gt;&lt;Year&gt;2013&lt;/Year&gt;&lt;RecNum&gt;7&lt;/RecNum&gt;&lt;DisplayText&gt;Mohammadiha and Leijon [14]&lt;/DisplayText&gt;&lt;record&gt;&lt;rec-number&gt;7&lt;/rec-number&gt;&lt;foreign-keys&gt;&lt;key app="EN" db-id="5dxrfv0zyvsrr2expadxex5pprw2vrvw9rza" timestamp="1395186986"&gt;7&lt;/key&gt;&lt;/foreign-keys&gt;&lt;ref-type name="Journal Article"&gt;17&lt;/ref-type&gt;&lt;contributors&gt;&lt;authors&gt;&lt;author&gt;Mohammadiha, Nasser&lt;/author&gt;&lt;author&gt;Leijon, Arne&lt;/author&gt;&lt;/authors&gt;&lt;/contributors&gt;&lt;titles&gt;&lt;title&gt;Nonnegative HMM for babble noise derived from speech HMM: Application to speech enhancement&lt;/title&gt;&lt;/titles&gt;&lt;dates&gt;&lt;year&gt;2013&lt;/year&gt;&lt;/dates&gt;&lt;isbn&gt;1558-7916&lt;/isbn&gt;&lt;urls&gt;&lt;/urls&gt;&lt;/record&gt;&lt;/Cite&gt;&lt;/EndNote&gt;</w:instrText>
      </w:r>
      <w:r w:rsidR="00EE50FF">
        <w:fldChar w:fldCharType="separate"/>
      </w:r>
      <w:r w:rsidR="00E45EF9">
        <w:rPr>
          <w:noProof/>
        </w:rPr>
        <w:t>Mohammadiha and Leijon [14]</w:t>
      </w:r>
      <w:r w:rsidR="00EE50FF">
        <w:fldChar w:fldCharType="end"/>
      </w:r>
      <w:r>
        <w:t>, who</w:t>
      </w:r>
      <w:r w:rsidR="00EE50FF">
        <w:t xml:space="preserve"> used HMMs to form the basis of the NMF algorithm separating speech from noise , and thus used a </w:t>
      </w:r>
      <w:r>
        <w:t>temporally</w:t>
      </w:r>
      <w:r w:rsidR="00EE50FF">
        <w:t xml:space="preserve"> probabilistic method to form and estimate of clean speech.</w:t>
      </w:r>
      <w:r>
        <w:t xml:space="preserve"> By doing so, the algorithm accounts for an extra feature outlined in </w:t>
      </w:r>
      <w:r>
        <w:fldChar w:fldCharType="begin"/>
      </w:r>
      <w:r>
        <w:instrText xml:space="preserve"> REF _Ref261122604 \h </w:instrText>
      </w:r>
      <w:r>
        <w:fldChar w:fldCharType="separate"/>
      </w:r>
      <w:r w:rsidR="004565CC">
        <w:t xml:space="preserve">Figure </w:t>
      </w:r>
      <w:r w:rsidR="004565CC">
        <w:rPr>
          <w:noProof/>
        </w:rPr>
        <w:t>2</w:t>
      </w:r>
      <w:r w:rsidR="004565CC">
        <w:noBreakHyphen/>
      </w:r>
      <w:r w:rsidR="004565CC">
        <w:rPr>
          <w:noProof/>
        </w:rPr>
        <w:t>2</w:t>
      </w:r>
      <w:r>
        <w:fldChar w:fldCharType="end"/>
      </w:r>
      <w:r>
        <w:t>.</w:t>
      </w:r>
    </w:p>
    <w:p w14:paraId="6E5D14D6" w14:textId="737972E8" w:rsidR="009E30B0" w:rsidRDefault="009E30B0" w:rsidP="009E30B0">
      <w:pPr>
        <w:pStyle w:val="Heading2"/>
      </w:pPr>
      <w:bookmarkStart w:id="215" w:name="_Toc261250736"/>
      <w:r>
        <w:t>Summary</w:t>
      </w:r>
      <w:bookmarkEnd w:id="215"/>
    </w:p>
    <w:p w14:paraId="5BA13825" w14:textId="023426E3" w:rsidR="00C465B4" w:rsidRPr="00C465B4" w:rsidRDefault="00C465B4" w:rsidP="00C465B4">
      <w:r>
        <w:t>The following three paragraphs outline the three proposed focuses for this research.</w:t>
      </w:r>
    </w:p>
    <w:p w14:paraId="03F5458A" w14:textId="1D1196F8" w:rsidR="009E30B0" w:rsidRDefault="00397149" w:rsidP="009E30B0">
      <w:r>
        <w:t>Much work has been done in literature on speech enhancement under noisy conditions. Systems are available to improve intelligibility in telecommunication systems, or to improve the quality of ASR systems for home technology. However, most of the technologies outlined in this literature review have not been implemented in end-user systems, such as hearing aids or mobile technology. This is due to practicality constraints within the algorithms, in particular the training requirement, generally required to be specific to the end-user.</w:t>
      </w:r>
    </w:p>
    <w:p w14:paraId="46D97844" w14:textId="31E2DF73" w:rsidR="00397149" w:rsidRDefault="00397149" w:rsidP="009E30B0">
      <w:r>
        <w:t>Additionally, most of the algorithms are tested for human recognition improvements, but rarely for improvements in machine rec</w:t>
      </w:r>
      <w:r w:rsidR="00F55DB1">
        <w:t xml:space="preserve">ognition, highlighted in </w:t>
      </w:r>
      <w:r w:rsidR="00F55DB1">
        <w:fldChar w:fldCharType="begin"/>
      </w:r>
      <w:r w:rsidR="00F55DB1">
        <w:instrText xml:space="preserve"> REF _Ref261199771 \h </w:instrText>
      </w:r>
      <w:r w:rsidR="00F55DB1">
        <w:fldChar w:fldCharType="separate"/>
      </w:r>
      <w:r w:rsidR="004565CC">
        <w:t xml:space="preserve">Figure </w:t>
      </w:r>
      <w:r w:rsidR="004565CC">
        <w:rPr>
          <w:noProof/>
        </w:rPr>
        <w:t>2</w:t>
      </w:r>
      <w:r w:rsidR="004565CC">
        <w:noBreakHyphen/>
      </w:r>
      <w:r w:rsidR="004565CC">
        <w:rPr>
          <w:noProof/>
        </w:rPr>
        <w:t>3</w:t>
      </w:r>
      <w:r w:rsidR="00F55DB1">
        <w:fldChar w:fldCharType="end"/>
      </w:r>
      <w:r w:rsidR="00F55DB1">
        <w:t>.</w:t>
      </w:r>
      <w:r w:rsidR="00C465B4">
        <w:t xml:space="preserve"> Little literature exists on the comparison of performance between these two forms of recognition.</w:t>
      </w:r>
      <w:r w:rsidR="00E74383">
        <w:t xml:space="preserve"> An area of research proposed is to investigate the relationship between human and machine recognition improvement under speech enhancement algorithms, to see if one implies the other.</w:t>
      </w:r>
    </w:p>
    <w:p w14:paraId="38C67BD1" w14:textId="1595BC0B" w:rsidR="00C465B4" w:rsidRPr="009E30B0" w:rsidRDefault="00C465B4" w:rsidP="009E30B0">
      <w:r>
        <w:t>Finally, improvements have been made in focusing recognition by forcing component matrices to represent phonemes. Howe</w:t>
      </w:r>
      <w:r w:rsidR="001D6D76">
        <w:t>ver, current algorithms require complicated implementations. It is proposed to attempt to simplify this process.</w:t>
      </w:r>
    </w:p>
    <w:p w14:paraId="6E1A2487" w14:textId="553D1992" w:rsidR="00A078AA" w:rsidRDefault="00A078AA" w:rsidP="00A078AA">
      <w:pPr>
        <w:pStyle w:val="Heading1"/>
      </w:pPr>
      <w:bookmarkStart w:id="216" w:name="_Toc261250737"/>
      <w:r>
        <w:lastRenderedPageBreak/>
        <w:t>Methodology</w:t>
      </w:r>
      <w:bookmarkEnd w:id="216"/>
    </w:p>
    <w:p w14:paraId="6706F85E" w14:textId="1925FC36" w:rsidR="00954617" w:rsidRDefault="00DF7396" w:rsidP="0043585F">
      <w:r>
        <w:t>This</w:t>
      </w:r>
      <w:r w:rsidR="0043585F">
        <w:t xml:space="preserve"> chapter</w:t>
      </w:r>
      <w:r>
        <w:t xml:space="preserve"> describes the method by which the research questions described in §</w:t>
      </w:r>
      <w:r>
        <w:fldChar w:fldCharType="begin"/>
      </w:r>
      <w:r>
        <w:instrText xml:space="preserve"> REF _Ref260664308 \w \h </w:instrText>
      </w:r>
      <w:r>
        <w:fldChar w:fldCharType="separate"/>
      </w:r>
      <w:r w:rsidR="004565CC">
        <w:t>1.1</w:t>
      </w:r>
      <w:r>
        <w:fldChar w:fldCharType="end"/>
      </w:r>
      <w:r w:rsidR="0043585F">
        <w:t xml:space="preserve"> </w:t>
      </w:r>
      <w:r w:rsidR="00954617">
        <w:t>will</w:t>
      </w:r>
      <w:r>
        <w:t xml:space="preserve"> be </w:t>
      </w:r>
      <w:r w:rsidR="00954617">
        <w:t>addressed. Outlined are:</w:t>
      </w:r>
    </w:p>
    <w:p w14:paraId="7A34E3EF" w14:textId="61495F7C" w:rsidR="00954617" w:rsidRDefault="00DF7396" w:rsidP="00954617">
      <w:pPr>
        <w:pStyle w:val="ListParagraph"/>
        <w:numPr>
          <w:ilvl w:val="0"/>
          <w:numId w:val="40"/>
        </w:numPr>
      </w:pPr>
      <w:proofErr w:type="gramStart"/>
      <w:r>
        <w:t>th</w:t>
      </w:r>
      <w:r w:rsidR="00954617">
        <w:t>e</w:t>
      </w:r>
      <w:proofErr w:type="gramEnd"/>
      <w:r w:rsidR="00954617">
        <w:t xml:space="preserve"> proposed algorithms;</w:t>
      </w:r>
    </w:p>
    <w:p w14:paraId="62D1C5C7" w14:textId="77777777" w:rsidR="00954617" w:rsidRDefault="0043585F" w:rsidP="00954617">
      <w:pPr>
        <w:pStyle w:val="ListParagraph"/>
        <w:numPr>
          <w:ilvl w:val="0"/>
          <w:numId w:val="40"/>
        </w:numPr>
      </w:pPr>
      <w:proofErr w:type="gramStart"/>
      <w:r>
        <w:t>the</w:t>
      </w:r>
      <w:proofErr w:type="gramEnd"/>
      <w:r>
        <w:t xml:space="preserve"> infrastructure, both software and hardware, require</w:t>
      </w:r>
      <w:r w:rsidR="00DF7396">
        <w:t>d to implement these algorithms;</w:t>
      </w:r>
    </w:p>
    <w:p w14:paraId="74B1129D" w14:textId="249D4A9F" w:rsidR="00954617" w:rsidRDefault="0043585F" w:rsidP="00954617">
      <w:pPr>
        <w:pStyle w:val="ListParagraph"/>
        <w:numPr>
          <w:ilvl w:val="0"/>
          <w:numId w:val="40"/>
        </w:numPr>
      </w:pPr>
      <w:proofErr w:type="gramStart"/>
      <w:r>
        <w:t>the</w:t>
      </w:r>
      <w:proofErr w:type="gramEnd"/>
      <w:r>
        <w:t xml:space="preserve"> </w:t>
      </w:r>
      <w:r w:rsidR="00DF7396">
        <w:t>data on which the algorithms sh</w:t>
      </w:r>
      <w:r w:rsidR="00954617">
        <w:t>all be implemented for testing;</w:t>
      </w:r>
    </w:p>
    <w:p w14:paraId="6260B831" w14:textId="63A4C47A" w:rsidR="00691E91" w:rsidRDefault="00DF7396" w:rsidP="00954617">
      <w:pPr>
        <w:pStyle w:val="ListParagraph"/>
        <w:numPr>
          <w:ilvl w:val="0"/>
          <w:numId w:val="40"/>
        </w:numPr>
      </w:pPr>
      <w:proofErr w:type="gramStart"/>
      <w:r>
        <w:t>and</w:t>
      </w:r>
      <w:proofErr w:type="gramEnd"/>
      <w:r>
        <w:t xml:space="preserve"> finally the evaluation measures by which the algorithms shall be </w:t>
      </w:r>
      <w:r w:rsidR="00954617">
        <w:t>assessed</w:t>
      </w:r>
      <w:r>
        <w:t xml:space="preserve"> on.</w:t>
      </w:r>
    </w:p>
    <w:p w14:paraId="2D2A8193" w14:textId="24734478" w:rsidR="00D0608D" w:rsidRDefault="00D0608D" w:rsidP="00A078AA">
      <w:pPr>
        <w:pStyle w:val="Heading2"/>
      </w:pPr>
      <w:bookmarkStart w:id="217" w:name="_Toc261250738"/>
      <w:r>
        <w:t>Implementation</w:t>
      </w:r>
      <w:r w:rsidR="0099428B">
        <w:t xml:space="preserve"> Infrastructure</w:t>
      </w:r>
      <w:bookmarkEnd w:id="217"/>
    </w:p>
    <w:p w14:paraId="5C530C55" w14:textId="54B014A2" w:rsidR="00D0608D" w:rsidRDefault="00D0608D" w:rsidP="00D0608D">
      <w:r>
        <w:t xml:space="preserve">The algorithms </w:t>
      </w:r>
      <w:r w:rsidR="00BE4275">
        <w:t>outlined throughout the following section will</w:t>
      </w:r>
      <w:r>
        <w:t xml:space="preserve"> be implemented in MATLAB.</w:t>
      </w:r>
      <w:r w:rsidR="006519BB">
        <w:t xml:space="preserve"> This environment was selected due to its availability and ease-of-use. </w:t>
      </w:r>
      <w:r w:rsidR="00BE4275">
        <w:t xml:space="preserve">MATLAB includes a number of tools useful in signal processing and statistical analysis </w:t>
      </w:r>
      <w:r w:rsidR="00BE4275">
        <w:fldChar w:fldCharType="begin"/>
      </w:r>
      <w:r w:rsidR="00E45EF9">
        <w:instrText xml:space="preserve"> ADDIN EN.CITE &lt;EndNote&gt;&lt;Cite&gt;&lt;Author&gt;Krauss&lt;/Author&gt;&lt;Year&gt;1994&lt;/Year&gt;&lt;RecNum&gt;47&lt;/RecNum&gt;&lt;DisplayText&gt;[42, 43]&lt;/DisplayText&gt;&lt;record&gt;&lt;rec-number&gt;47&lt;/rec-number&gt;&lt;foreign-keys&gt;&lt;key app="EN" db-id="5dxrfv0zyvsrr2expadxex5pprw2vrvw9rza" timestamp="1398807969"&gt;47&lt;/key&gt;&lt;/foreign-keys&gt;&lt;ref-type name="Book"&gt;6&lt;/ref-type&gt;&lt;contributors&gt;&lt;authors&gt;&lt;author&gt;Krauss, Thomas P&lt;/author&gt;&lt;author&gt;Shure, Loren&lt;/author&gt;&lt;author&gt;Little, John&lt;/author&gt;&lt;/authors&gt;&lt;/contributors&gt;&lt;titles&gt;&lt;title&gt;Signal processing toolbox for use with MATLAB®: user&amp;apos;s guide&lt;/title&gt;&lt;/titles&gt;&lt;dates&gt;&lt;year&gt;1994&lt;/year&gt;&lt;/dates&gt;&lt;publisher&gt;The MathWorks&lt;/publisher&gt;&lt;urls&gt;&lt;/urls&gt;&lt;/record&gt;&lt;/Cite&gt;&lt;Cite&gt;&lt;Author&gt;Jones&lt;/Author&gt;&lt;Year&gt;1997&lt;/Year&gt;&lt;RecNum&gt;49&lt;/RecNum&gt;&lt;record&gt;&lt;rec-number&gt;49&lt;/rec-number&gt;&lt;foreign-keys&gt;&lt;key app="EN" db-id="5dxrfv0zyvsrr2expadxex5pprw2vrvw9rza" timestamp="1399004141"&gt;49&lt;/key&gt;&lt;/foreign-keys&gt;&lt;ref-type name="Book"&gt;6&lt;/ref-type&gt;&lt;contributors&gt;&lt;authors&gt;&lt;author&gt;Jones, Bradley&lt;/author&gt;&lt;/authors&gt;&lt;/contributors&gt;&lt;titles&gt;&lt;title&gt;MATLAB: Statistics Toolbox; User&amp;apos;s Guide&lt;/title&gt;&lt;/titles&gt;&lt;dates&gt;&lt;year&gt;1997&lt;/year&gt;&lt;/dates&gt;&lt;publisher&gt;MathWorks&lt;/publisher&gt;&lt;urls&gt;&lt;/urls&gt;&lt;/record&gt;&lt;/Cite&gt;&lt;/EndNote&gt;</w:instrText>
      </w:r>
      <w:r w:rsidR="00BE4275">
        <w:fldChar w:fldCharType="separate"/>
      </w:r>
      <w:r w:rsidR="00E45EF9">
        <w:rPr>
          <w:noProof/>
        </w:rPr>
        <w:t>[42, 43]</w:t>
      </w:r>
      <w:r w:rsidR="00BE4275">
        <w:fldChar w:fldCharType="end"/>
      </w:r>
      <w:r w:rsidR="00BE4275">
        <w:t xml:space="preserve">, and other authors have provided </w:t>
      </w:r>
      <w:r w:rsidR="00954617">
        <w:t>tools</w:t>
      </w:r>
      <w:r w:rsidR="00BE4275">
        <w:t xml:space="preserve"> in the MATLAB language </w:t>
      </w:r>
      <w:r w:rsidR="00BE4275">
        <w:fldChar w:fldCharType="begin">
          <w:fldData xml:space="preserve">PEVuZE5vdGU+PENpdGU+PEF1dGhvcj5Ib3llcjwvQXV0aG9yPjxZZWFyPjIwMDQ8L1llYXI+PFJl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</w:fldData>
        </w:fldChar>
      </w:r>
      <w:r w:rsidR="00E45EF9">
        <w:instrText xml:space="preserve"> ADDIN EN.CITE </w:instrText>
      </w:r>
      <w:r w:rsidR="00E45EF9">
        <w:fldChar w:fldCharType="begin">
          <w:fldData xml:space="preserve">PEVuZE5vdGU+PENpdGU+PEF1dGhvcj5Ib3llcjwvQXV0aG9yPjxZZWFyPjIwMDQ8L1llYXI+PFJl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</w:fldData>
        </w:fldChar>
      </w:r>
      <w:r w:rsidR="00E45EF9">
        <w:instrText xml:space="preserve"> ADDIN EN.CITE.DATA </w:instrText>
      </w:r>
      <w:r w:rsidR="00E45EF9">
        <w:fldChar w:fldCharType="end"/>
      </w:r>
      <w:r w:rsidR="00BE4275">
        <w:fldChar w:fldCharType="separate"/>
      </w:r>
      <w:r w:rsidR="00E45EF9">
        <w:rPr>
          <w:noProof/>
        </w:rPr>
        <w:t>[39, 44, 45]</w:t>
      </w:r>
      <w:r w:rsidR="00BE4275">
        <w:fldChar w:fldCharType="end"/>
      </w:r>
      <w:r w:rsidR="00954617">
        <w:t>, all of which may be implemented within this thesis</w:t>
      </w:r>
      <w:r w:rsidR="00BE4275">
        <w:t xml:space="preserve">. </w:t>
      </w:r>
      <w:r w:rsidR="006519BB">
        <w:t>A limitation of the MATLAB environment in signal processing is the comparative performance with lower-level languages.</w:t>
      </w:r>
    </w:p>
    <w:p w14:paraId="31305B77" w14:textId="78925351" w:rsidR="0043585F" w:rsidRDefault="0043585F" w:rsidP="00D0608D">
      <w:r>
        <w:t>Simulations are to be run on a MacBook Pro 64-bit system with an Intel Core i7 2.3GHz 4-core processor with 16GB memory, running OSX 10.9.2 and MATLAB R2013a.</w:t>
      </w:r>
    </w:p>
    <w:p w14:paraId="7D72CA40" w14:textId="663428B2" w:rsidR="00A078AA" w:rsidRDefault="00A078AA" w:rsidP="00A078AA">
      <w:pPr>
        <w:pStyle w:val="Heading2"/>
      </w:pPr>
      <w:bookmarkStart w:id="218" w:name="_Toc261250739"/>
      <w:r>
        <w:t>Algorithm</w:t>
      </w:r>
      <w:r w:rsidR="00231146">
        <w:t>s</w:t>
      </w:r>
      <w:bookmarkEnd w:id="218"/>
    </w:p>
    <w:p w14:paraId="195A4152" w14:textId="384A4BF3" w:rsidR="0099428B" w:rsidRDefault="0099428B" w:rsidP="0099428B">
      <w:r>
        <w:t xml:space="preserve">A number of algorithms are </w:t>
      </w:r>
      <w:r w:rsidR="00954617">
        <w:t>to be used within this</w:t>
      </w:r>
      <w:r w:rsidR="005C4DA2">
        <w:t xml:space="preserve"> thesis</w:t>
      </w:r>
      <w:r>
        <w:t>.</w:t>
      </w:r>
      <w:r w:rsidR="005C4DA2">
        <w:t xml:space="preserve"> Firstly, an existing algorithm is to be implemented, as outlined in §</w:t>
      </w:r>
      <w:r w:rsidR="005C4DA2">
        <w:fldChar w:fldCharType="begin"/>
      </w:r>
      <w:r w:rsidR="005C4DA2">
        <w:instrText xml:space="preserve"> REF _Ref260903484 \w \h </w:instrText>
      </w:r>
      <w:r w:rsidR="005C4DA2">
        <w:fldChar w:fldCharType="separate"/>
      </w:r>
      <w:r w:rsidR="004565CC">
        <w:t>3.2.1</w:t>
      </w:r>
      <w:r w:rsidR="005C4DA2">
        <w:fldChar w:fldCharType="end"/>
      </w:r>
      <w:r w:rsidR="005C4DA2">
        <w:t>. The purpose of this is to re-evaluate the effectiveness of the algorithm in the context of machine recognition. This will also give a benchmark for proposed changes to be evaluated against. In §</w:t>
      </w:r>
      <w:r w:rsidR="005C4DA2">
        <w:fldChar w:fldCharType="begin"/>
      </w:r>
      <w:r w:rsidR="005C4DA2">
        <w:instrText xml:space="preserve"> REF _Ref260903574 \w \h </w:instrText>
      </w:r>
      <w:r w:rsidR="005C4DA2">
        <w:fldChar w:fldCharType="separate"/>
      </w:r>
      <w:r w:rsidR="004565CC">
        <w:t>3.2.2</w:t>
      </w:r>
      <w:r w:rsidR="005C4DA2">
        <w:fldChar w:fldCharType="end"/>
      </w:r>
      <w:r w:rsidR="005C4DA2">
        <w:t xml:space="preserve"> changes to the algorithm are proposed in order to force phoneme-dependant recognition. It is hypothesised this will force recognition to be improved and will allow improvements to be made in order to reduce the training data required as outlined in §</w:t>
      </w:r>
      <w:r w:rsidR="005C4DA2">
        <w:fldChar w:fldCharType="begin"/>
      </w:r>
      <w:r w:rsidR="005C4DA2">
        <w:instrText xml:space="preserve"> REF _Ref260903869 \w \h </w:instrText>
      </w:r>
      <w:r w:rsidR="005C4DA2">
        <w:fldChar w:fldCharType="separate"/>
      </w:r>
      <w:r w:rsidR="004565CC">
        <w:t>3.2.3</w:t>
      </w:r>
      <w:r w:rsidR="005C4DA2">
        <w:fldChar w:fldCharType="end"/>
      </w:r>
      <w:r w:rsidR="005C4DA2">
        <w:t>.</w:t>
      </w:r>
      <w:r>
        <w:t xml:space="preserve"> Each</w:t>
      </w:r>
      <w:r w:rsidR="005C4DA2">
        <w:t xml:space="preserve"> algorithm</w:t>
      </w:r>
      <w:r>
        <w:t xml:space="preserve"> will be tested and evaluated using the evaluations measures outlined in §</w:t>
      </w:r>
      <w:r>
        <w:fldChar w:fldCharType="begin"/>
      </w:r>
      <w:r>
        <w:instrText xml:space="preserve"> REF _Ref260592783 \r \h </w:instrText>
      </w:r>
      <w:r>
        <w:fldChar w:fldCharType="separate"/>
      </w:r>
      <w:r w:rsidR="004565CC">
        <w:t>3.4</w:t>
      </w:r>
      <w:r>
        <w:fldChar w:fldCharType="end"/>
      </w:r>
      <w:r>
        <w:t>.</w:t>
      </w:r>
    </w:p>
    <w:p w14:paraId="279B82FF" w14:textId="768E16B2" w:rsidR="00197CE3" w:rsidRDefault="00197CE3" w:rsidP="00197CE3">
      <w:pPr>
        <w:pStyle w:val="Heading3"/>
      </w:pPr>
      <w:bookmarkStart w:id="219" w:name="_Ref260903484"/>
      <w:bookmarkStart w:id="220" w:name="_Toc261250740"/>
      <w:r>
        <w:t>Algorithm I – Non-negative Matrix Factorisation with Priors</w:t>
      </w:r>
      <w:bookmarkEnd w:id="219"/>
      <w:bookmarkEnd w:id="220"/>
    </w:p>
    <w:p w14:paraId="53B37BA6" w14:textId="1C41153E" w:rsidR="00197CE3" w:rsidRDefault="00504D3D" w:rsidP="0099428B">
      <w:r>
        <w:t>The NMF with priors</w:t>
      </w:r>
      <w:r w:rsidR="00197CE3" w:rsidRPr="005C4DA2">
        <w:t xml:space="preserve"> algorithm is outlined </w:t>
      </w:r>
      <w:r>
        <w:t xml:space="preserve">by </w:t>
      </w:r>
      <w:r>
        <w:fldChar w:fldCharType="begin"/>
      </w:r>
      <w:r w:rsidR="00E45EF9">
        <w:instrText xml:space="preserve"> ADDIN EN.CITE &lt;EndNote&gt;&lt;Cite AuthorYear="1"&gt;&lt;Author&gt;Wilson&lt;/Author&gt;&lt;Year&gt;2008&lt;/Year&gt;&lt;RecNum&gt;10&lt;/RecNum&gt;&lt;DisplayText&gt;Wilson, et al. [15]&lt;/DisplayText&gt;&lt;record&gt;&lt;rec-number&gt;10&lt;/rec-number&gt;&lt;foreign-keys&gt;&lt;key app="EN" db-id="5dxrfv0zyvsrr2expadxex5pprw2vrvw9rza" timestamp="1395272184"&gt;10&lt;/key&gt;&lt;/foreign-keys&gt;&lt;ref-type name="Conference Proceedings"&gt;10&lt;/ref-type&gt;&lt;contributors&gt;&lt;authors&gt;&lt;author&gt;Wilson, Kevin W&lt;/author&gt;&lt;author&gt;Raj, Bhiksha&lt;/author&gt;&lt;author&gt;Smaragdis, Paris&lt;/author&gt;&lt;author&gt;Divakaran, Ajay&lt;/author&gt;&lt;/authors&gt;&lt;/contributors&gt;&lt;titles&gt;&lt;title&gt;Speech denoising using nonnegative matrix factorization with priors&lt;/title&gt;&lt;secondary-title&gt;ICASSP&lt;/secondary-title&gt;&lt;/titles&gt;&lt;pages&gt;4029-4032&lt;/pages&gt;&lt;dates&gt;&lt;year&gt;2008&lt;/year&gt;&lt;/dates&gt;&lt;urls&gt;&lt;/urls&gt;&lt;/record&gt;&lt;/Cite&gt;&lt;/EndNote&gt;</w:instrText>
      </w:r>
      <w:r>
        <w:fldChar w:fldCharType="separate"/>
      </w:r>
      <w:r w:rsidR="00E45EF9">
        <w:rPr>
          <w:noProof/>
        </w:rPr>
        <w:t>Wilson, et al. [15]</w:t>
      </w:r>
      <w:r>
        <w:fldChar w:fldCharType="end"/>
      </w:r>
      <w:r w:rsidR="00197CE3" w:rsidRPr="005C4DA2">
        <w:t>.</w:t>
      </w:r>
      <w:r>
        <w:t xml:space="preserve"> In this paper, the algorithm</w:t>
      </w:r>
      <w:r w:rsidR="005C4DA2">
        <w:t xml:space="preserve"> is evaluated using the segmental SNR and PESQ methods, both models for human perc</w:t>
      </w:r>
      <w:r w:rsidR="00640354">
        <w:t xml:space="preserve">eptual quality. This algorithm </w:t>
      </w:r>
      <w:r w:rsidR="005C4DA2">
        <w:t>shall be implemented in order to test the performance on machine understanding using an ASR system, as outlined in §</w:t>
      </w:r>
      <w:r w:rsidR="005C4DA2">
        <w:fldChar w:fldCharType="begin"/>
      </w:r>
      <w:r w:rsidR="005C4DA2">
        <w:instrText xml:space="preserve"> REF _Ref260592776 \w \h </w:instrText>
      </w:r>
      <w:r w:rsidR="005C4DA2">
        <w:fldChar w:fldCharType="separate"/>
      </w:r>
      <w:r w:rsidR="004565CC">
        <w:t>3.4</w:t>
      </w:r>
      <w:r w:rsidR="005C4DA2">
        <w:fldChar w:fldCharType="end"/>
      </w:r>
      <w:r w:rsidR="005C4DA2">
        <w:t>.</w:t>
      </w:r>
    </w:p>
    <w:p w14:paraId="75448B97" w14:textId="6DB8A299" w:rsidR="0099428B" w:rsidRDefault="0099428B" w:rsidP="0099428B">
      <w:pPr>
        <w:pStyle w:val="Heading3"/>
      </w:pPr>
      <w:bookmarkStart w:id="221" w:name="_Ref260903574"/>
      <w:bookmarkStart w:id="222" w:name="_Toc261250741"/>
      <w:r>
        <w:lastRenderedPageBreak/>
        <w:t>Algorithm I</w:t>
      </w:r>
      <w:r w:rsidR="00197CE3">
        <w:t>I</w:t>
      </w:r>
      <w:r>
        <w:t xml:space="preserve"> – </w:t>
      </w:r>
      <w:r w:rsidR="00E9331C">
        <w:t>Non-negative Matrix Factorisation of Phonemes with Priors</w:t>
      </w:r>
      <w:bookmarkEnd w:id="221"/>
      <w:bookmarkEnd w:id="222"/>
    </w:p>
    <w:p w14:paraId="583F896D" w14:textId="7A202734" w:rsidR="0099428B" w:rsidRDefault="00640354" w:rsidP="0099428B">
      <w:r>
        <w:t xml:space="preserve">In order to </w:t>
      </w:r>
      <w:r w:rsidR="00E67500">
        <w:t>improve</w:t>
      </w:r>
      <w:r>
        <w:t xml:space="preserve"> the previous algorithm,</w:t>
      </w:r>
      <w:r w:rsidR="0099428B">
        <w:t xml:space="preserve"> </w:t>
      </w:r>
      <w:r>
        <w:t xml:space="preserve">adaptations are proposed to develop a </w:t>
      </w:r>
      <w:proofErr w:type="gramStart"/>
      <w:r>
        <w:t>phoneme oriented</w:t>
      </w:r>
      <w:proofErr w:type="gramEnd"/>
      <w:r>
        <w:t xml:space="preserve"> method. I</w:t>
      </w:r>
      <w:r w:rsidR="0099428B">
        <w:t xml:space="preserve">t </w:t>
      </w:r>
      <w:r>
        <w:t>was</w:t>
      </w:r>
      <w:r w:rsidR="0099428B">
        <w:t xml:space="preserve"> assumed </w:t>
      </w:r>
      <w:r w:rsidR="00E67500">
        <w:t xml:space="preserve">that </w:t>
      </w:r>
      <w:r w:rsidR="0099428B">
        <w:t xml:space="preserve">speech </w:t>
      </w:r>
      <w:r>
        <w:t>can be</w:t>
      </w:r>
      <w:r w:rsidR="0099428B">
        <w:t xml:space="preserve"> expressed as a sequence of phonemes</w:t>
      </w:r>
      <w:r>
        <w:t>, and that phonemes are constant throughout their duration</w:t>
      </w:r>
      <w:r w:rsidR="0099428B">
        <w:t>, such that a single speaker speech signal may be expressed as:</w:t>
      </w:r>
      <w:r w:rsidR="005C4DA2">
        <w:t xml:space="preserve"> </w:t>
      </w:r>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850"/>
      </w:tblGrid>
      <w:tr w:rsidR="0099428B" w14:paraId="4E8545EE" w14:textId="77777777" w:rsidTr="0099428B">
        <w:tc>
          <w:tcPr>
            <w:tcW w:w="817" w:type="dxa"/>
          </w:tcPr>
          <w:p w14:paraId="678B5662" w14:textId="77777777" w:rsidR="0099428B" w:rsidRDefault="0099428B">
            <w:pPr>
              <w:spacing w:line="240" w:lineRule="auto"/>
            </w:pPr>
          </w:p>
        </w:tc>
        <w:tc>
          <w:tcPr>
            <w:tcW w:w="6804" w:type="dxa"/>
            <w:hideMark/>
          </w:tcPr>
          <w:p w14:paraId="677DD0CE" w14:textId="68EC613C" w:rsidR="0099428B" w:rsidRDefault="0099428B" w:rsidP="0088312F">
            <w:pPr>
              <w:spacing w:line="240" w:lineRule="auto"/>
              <w:ind w:left="34"/>
            </w:pPr>
            <m:oMathPara>
              <m:oMath>
                <m:r>
                  <w:rPr>
                    <w:rFonts w:ascii="Cambria Math" w:hAnsi="Cambria Math"/>
                  </w:rPr>
                  <m:t>S=</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,p</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T</m:t>
                        </m:r>
                      </m:e>
                    </m:d>
                  </m:e>
                </m:d>
              </m:oMath>
            </m:oMathPara>
          </w:p>
        </w:tc>
        <w:tc>
          <w:tcPr>
            <w:tcW w:w="850" w:type="dxa"/>
            <w:hideMark/>
          </w:tcPr>
          <w:p w14:paraId="60C05B8E" w14:textId="77777777" w:rsidR="0099428B" w:rsidRDefault="0099428B">
            <w:pPr>
              <w:pStyle w:val="Caption"/>
            </w:pPr>
            <w:r>
              <w:t>(</w:t>
            </w:r>
            <w:fldSimple w:instr=" STYLEREF  1 \s \* MERGEFORMAT ">
              <w:r w:rsidR="004565CC">
                <w:rPr>
                  <w:noProof/>
                </w:rPr>
                <w:t>3</w:t>
              </w:r>
            </w:fldSimple>
            <w:r>
              <w:t>-</w:t>
            </w:r>
            <w:fldSimple w:instr=" SEQ  Equation \* ARABIC \s 1 \* MERGEFORMAT ">
              <w:r w:rsidR="004565CC">
                <w:rPr>
                  <w:noProof/>
                </w:rPr>
                <w:t>1</w:t>
              </w:r>
            </w:fldSimple>
            <w:r>
              <w:t>)</w:t>
            </w:r>
          </w:p>
        </w:tc>
      </w:tr>
    </w:tbl>
    <w:p w14:paraId="36AC4BB7" w14:textId="77777777" w:rsidR="002B7213" w:rsidRDefault="002B7213" w:rsidP="002B7213">
      <w:proofErr w:type="gramStart"/>
      <w:r>
        <w:t>where</w:t>
      </w:r>
      <w:proofErr w:type="gramEnd"/>
      <w:r>
        <w:t xml:space="preserve"> </w:t>
      </w:r>
      <m:oMath>
        <m:r>
          <w:rPr>
            <w:rFonts w:ascii="Cambria Math" w:hAnsi="Cambria Math"/>
          </w:rPr>
          <m:t>S</m:t>
        </m:r>
      </m:oMath>
      <w:r>
        <w:t xml:space="preserve"> is the short time Fourier series sequence of length T and </w:t>
      </w:r>
      <m:oMath>
        <m:r>
          <w:rPr>
            <w:rFonts w:ascii="Cambria Math" w:hAnsi="Cambria Math"/>
          </w:rPr>
          <m:t>p</m:t>
        </m:r>
        <m:d>
          <m:dPr>
            <m:ctrlPr>
              <w:rPr>
                <w:rFonts w:ascii="Cambria Math" w:hAnsi="Cambria Math"/>
                <w:i/>
              </w:rPr>
            </m:ctrlPr>
          </m:dPr>
          <m:e>
            <m:r>
              <w:rPr>
                <w:rFonts w:ascii="Cambria Math" w:hAnsi="Cambria Math"/>
              </w:rPr>
              <m:t>t</m:t>
            </m:r>
          </m:e>
        </m:d>
      </m:oMath>
      <w:r>
        <w:t xml:space="preserve"> is a single-frame Short Time Fourier T</w:t>
      </w:r>
      <w:proofErr w:type="spellStart"/>
      <w:r>
        <w:t>ransform</w:t>
      </w:r>
      <w:proofErr w:type="spellEnd"/>
      <w:r>
        <w:t xml:space="preserve"> (STFT) of a single phoneme. Speech within babble noise will be of the form</w:t>
      </w:r>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850"/>
      </w:tblGrid>
      <w:tr w:rsidR="002B7213" w14:paraId="43F98B70" w14:textId="77777777" w:rsidTr="004565CC">
        <w:tc>
          <w:tcPr>
            <w:tcW w:w="817" w:type="dxa"/>
          </w:tcPr>
          <w:p w14:paraId="0AE17B6F" w14:textId="77777777" w:rsidR="002B7213" w:rsidRDefault="002B7213" w:rsidP="004565CC">
            <w:pPr>
              <w:spacing w:line="240" w:lineRule="auto"/>
            </w:pPr>
          </w:p>
        </w:tc>
        <w:tc>
          <w:tcPr>
            <w:tcW w:w="6804" w:type="dxa"/>
            <w:hideMark/>
          </w:tcPr>
          <w:p w14:paraId="0748FD89" w14:textId="77777777" w:rsidR="002B7213" w:rsidRPr="00931576" w:rsidRDefault="002B7213" w:rsidP="004565CC">
            <m:oMathPara>
              <m:oMath>
                <m:r>
                  <w:rPr>
                    <w:rFonts w:ascii="Cambria Math" w:hAnsi="Cambria Math"/>
                  </w:rPr>
                  <m:t>X</m:t>
                </m:r>
                <m:d>
                  <m:dPr>
                    <m:ctrlPr>
                      <w:rPr>
                        <w:rFonts w:ascii="Cambria Math" w:hAnsi="Cambria Math"/>
                        <w:i/>
                      </w:rPr>
                    </m:ctrlPr>
                  </m:dPr>
                  <m:e>
                    <m:r>
                      <w:rPr>
                        <w:rFonts w:ascii="Cambria Math" w:hAnsi="Cambria Math"/>
                      </w:rPr>
                      <m:t>t</m:t>
                    </m:r>
                  </m:e>
                </m:d>
                <m:r>
                  <m:rPr>
                    <m:aln/>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t</m:t>
                    </m:r>
                  </m:e>
                </m:d>
                <m:r>
                  <m:rPr>
                    <m:sty m:val="p"/>
                  </m:rPr>
                  <w:br/>
                </m:r>
              </m:oMath>
              <m:oMath>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t</m:t>
                    </m:r>
                  </m:e>
                </m:d>
              </m:oMath>
            </m:oMathPara>
          </w:p>
        </w:tc>
        <w:tc>
          <w:tcPr>
            <w:tcW w:w="850" w:type="dxa"/>
            <w:hideMark/>
          </w:tcPr>
          <w:p w14:paraId="16332AB1" w14:textId="77777777" w:rsidR="002B7213" w:rsidRDefault="002B7213" w:rsidP="004565CC">
            <w:pPr>
              <w:pStyle w:val="Caption"/>
            </w:pPr>
            <w:r>
              <w:t>(</w:t>
            </w:r>
            <w:fldSimple w:instr=" STYLEREF  1 \s \* MERGEFORMAT ">
              <w:r w:rsidR="004565CC">
                <w:rPr>
                  <w:noProof/>
                </w:rPr>
                <w:t>3</w:t>
              </w:r>
            </w:fldSimple>
            <w:r>
              <w:t>-</w:t>
            </w:r>
            <w:fldSimple w:instr=" SEQ  Equation \* ARABIC \s 1 \* MERGEFORMAT ">
              <w:r w:rsidR="004565CC">
                <w:rPr>
                  <w:noProof/>
                </w:rPr>
                <w:t>2</w:t>
              </w:r>
            </w:fldSimple>
            <w:r>
              <w:t>)</w:t>
            </w:r>
          </w:p>
        </w:tc>
      </w:tr>
      <w:tr w:rsidR="002B7213" w14:paraId="6D7F4148" w14:textId="77777777" w:rsidTr="004565CC">
        <w:tc>
          <w:tcPr>
            <w:tcW w:w="817" w:type="dxa"/>
          </w:tcPr>
          <w:p w14:paraId="576717EF" w14:textId="77777777" w:rsidR="002B7213" w:rsidRDefault="002B7213" w:rsidP="004565CC">
            <w:pPr>
              <w:spacing w:line="240" w:lineRule="auto"/>
            </w:pPr>
          </w:p>
        </w:tc>
        <w:tc>
          <w:tcPr>
            <w:tcW w:w="6804" w:type="dxa"/>
          </w:tcPr>
          <w:p w14:paraId="290E1A45" w14:textId="77777777" w:rsidR="002B7213" w:rsidRDefault="002B7213" w:rsidP="004565CC">
            <w:pPr>
              <w:spacing w:line="240" w:lineRule="auto"/>
              <w:ind w:left="34"/>
            </w:pPr>
          </w:p>
        </w:tc>
        <w:tc>
          <w:tcPr>
            <w:tcW w:w="850" w:type="dxa"/>
          </w:tcPr>
          <w:p w14:paraId="1D1298DE" w14:textId="77777777" w:rsidR="002B7213" w:rsidRDefault="002B7213" w:rsidP="004565CC">
            <w:pPr>
              <w:pStyle w:val="Caption"/>
            </w:pPr>
          </w:p>
        </w:tc>
      </w:tr>
    </w:tbl>
    <w:p w14:paraId="45F84FAE" w14:textId="77777777" w:rsidR="002B7213" w:rsidRDefault="002B7213" w:rsidP="002B7213">
      <w:proofErr w:type="gramStart"/>
      <w:r>
        <w:t>where</w:t>
      </w:r>
      <w:proofErr w:type="gramEnd"/>
      <w: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is the SoI and other speakers </w:t>
      </w:r>
      <m:oMath>
        <m:r>
          <w:rPr>
            <w:rFonts w:ascii="Cambria Math" w:hAnsi="Cambria Math"/>
          </w:rPr>
          <m:t>S</m:t>
        </m:r>
        <m:d>
          <m:dPr>
            <m:ctrlPr>
              <w:rPr>
                <w:rFonts w:ascii="Cambria Math" w:hAnsi="Cambria Math"/>
                <w:i/>
              </w:rPr>
            </m:ctrlPr>
          </m:dPr>
          <m:e>
            <m:r>
              <w:rPr>
                <w:rFonts w:ascii="Cambria Math" w:hAnsi="Cambria Math"/>
              </w:rPr>
              <m:t>t</m:t>
            </m:r>
          </m:e>
        </m:d>
      </m:oMath>
      <w:r>
        <w:t xml:space="preserve"> are competing speakers. Therefore, it can be assumed that for any given </w:t>
      </w:r>
      <m:oMath>
        <m:r>
          <w:rPr>
            <w:rFonts w:ascii="Cambria Math" w:hAnsi="Cambria Math"/>
          </w:rPr>
          <m:t>t</m:t>
        </m:r>
      </m:oMath>
      <w:r>
        <w:t xml:space="preserve"> there are up to </w:t>
      </w:r>
      <m:oMath>
        <m:r>
          <w:rPr>
            <w:rFonts w:ascii="Cambria Math" w:hAnsi="Cambria Math"/>
          </w:rPr>
          <m:t>N</m:t>
        </m:r>
      </m:oMath>
      <w:r>
        <w:t xml:space="preserve"> different phonemes present.</w:t>
      </w:r>
    </w:p>
    <w:p w14:paraId="6215AF09" w14:textId="77777777" w:rsidR="002B7213" w:rsidRDefault="002B7213" w:rsidP="002B7213">
      <w:r>
        <w:t xml:space="preserve">The algorithm proposed, NMF of phonemes with priors, is a variation on that used by </w:t>
      </w:r>
      <w:r>
        <w:fldChar w:fldCharType="begin"/>
      </w:r>
      <w:r>
        <w:instrText xml:space="preserve"> ADDIN EN.CITE &lt;EndNote&gt;&lt;Cite AuthorYear="1"&gt;&lt;Author&gt;Wilson&lt;/Author&gt;&lt;Year&gt;2008&lt;/Year&gt;&lt;RecNum&gt;10&lt;/RecNum&gt;&lt;DisplayText&gt;Wilson, et al. [15]&lt;/DisplayText&gt;&lt;record&gt;&lt;rec-number&gt;10&lt;/rec-number&gt;&lt;foreign-keys&gt;&lt;key app="EN" db-id="5dxrfv0zyvsrr2expadxex5pprw2vrvw9rza" timestamp="1395272184"&gt;10&lt;/key&gt;&lt;/foreign-keys&gt;&lt;ref-type name="Conference Proceedings"&gt;10&lt;/ref-type&gt;&lt;contributors&gt;&lt;authors&gt;&lt;author&gt;Wilson, Kevin W&lt;/author&gt;&lt;author&gt;Raj, Bhiksha&lt;/author&gt;&lt;author&gt;Smaragdis, Paris&lt;/author&gt;&lt;author&gt;Divakaran, Ajay&lt;/author&gt;&lt;/authors&gt;&lt;/contributors&gt;&lt;titles&gt;&lt;title&gt;Speech denoising using nonnegative matrix factorization with priors&lt;/title&gt;&lt;secondary-title&gt;ICASSP&lt;/secondary-title&gt;&lt;/titles&gt;&lt;pages&gt;4029-4032&lt;/pages&gt;&lt;dates&gt;&lt;year&gt;2008&lt;/year&gt;&lt;/dates&gt;&lt;urls&gt;&lt;/urls&gt;&lt;/record&gt;&lt;/Cite&gt;&lt;/EndNote&gt;</w:instrText>
      </w:r>
      <w:r>
        <w:fldChar w:fldCharType="separate"/>
      </w:r>
      <w:r>
        <w:rPr>
          <w:noProof/>
        </w:rPr>
        <w:t>Wilson, et al. [15]</w:t>
      </w:r>
      <w:r>
        <w:fldChar w:fldCharType="end"/>
      </w:r>
      <w:r>
        <w:t>, with a novel adaptation to focus recognition on phonemes:</w:t>
      </w:r>
    </w:p>
    <w:p w14:paraId="74E8CA87" w14:textId="77777777" w:rsidR="002B7213" w:rsidRDefault="002B7213" w:rsidP="002B7213">
      <w:pPr>
        <w:pStyle w:val="ListParagraph"/>
        <w:numPr>
          <w:ilvl w:val="0"/>
          <w:numId w:val="43"/>
        </w:numPr>
      </w:pPr>
      <w:r>
        <w:t xml:space="preserve">Calculate component matrices </w:t>
      </w:r>
      <m:oMath>
        <m:sSub>
          <m:sSubPr>
            <m:ctrlPr>
              <w:rPr>
                <w:rFonts w:ascii="Cambria Math" w:hAnsi="Cambria Math"/>
                <w:i/>
              </w:rPr>
            </m:ctrlPr>
          </m:sSubPr>
          <m:e>
            <m:r>
              <w:rPr>
                <w:rFonts w:ascii="Cambria Math" w:hAnsi="Cambria Math"/>
              </w:rPr>
              <m:t>V</m:t>
            </m:r>
          </m:e>
          <m:sub>
            <m:r>
              <w:rPr>
                <w:rFonts w:ascii="Cambria Math" w:hAnsi="Cambria Math"/>
              </w:rPr>
              <m:t>Speech</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Noise</m:t>
            </m:r>
          </m:sub>
        </m:sSub>
      </m:oMath>
      <w:r>
        <w:t xml:space="preserve"> by drawing phonemes from the SoI and from a range of speakers respectively.</w:t>
      </w:r>
    </w:p>
    <w:p w14:paraId="21AE8A37" w14:textId="77777777" w:rsidR="002B7213" w:rsidRDefault="002B7213" w:rsidP="002B7213">
      <w:pPr>
        <w:pStyle w:val="ListParagraph"/>
        <w:numPr>
          <w:ilvl w:val="1"/>
          <w:numId w:val="43"/>
        </w:numPr>
      </w:pPr>
      <m:oMath>
        <m:sSub>
          <m:sSubPr>
            <m:ctrlPr>
              <w:rPr>
                <w:rFonts w:ascii="Cambria Math" w:hAnsi="Cambria Math"/>
                <w:i/>
              </w:rPr>
            </m:ctrlPr>
          </m:sSubPr>
          <m:e>
            <m:r>
              <w:rPr>
                <w:rFonts w:ascii="Cambria Math" w:hAnsi="Cambria Math"/>
              </w:rPr>
              <m:t>V</m:t>
            </m:r>
          </m:e>
          <m:sub>
            <m:r>
              <w:rPr>
                <w:rFonts w:ascii="Cambria Math" w:hAnsi="Cambria Math"/>
              </w:rPr>
              <m:t>Speech</m:t>
            </m:r>
          </m:sub>
        </m:sSub>
      </m:oMath>
      <w:r>
        <w:t xml:space="preserve">: </w:t>
      </w:r>
      <w:proofErr w:type="gramStart"/>
      <w:r>
        <w:t>the</w:t>
      </w:r>
      <w:proofErr w:type="gramEnd"/>
      <w:r>
        <w:t xml:space="preserve"> number of samples of each phoneme drawn from the SoI to produce the spectral matrix will be varied from 1 to 1000.</w:t>
      </w:r>
    </w:p>
    <w:p w14:paraId="3FF92C7C" w14:textId="77777777" w:rsidR="002B7213" w:rsidRDefault="002B7213" w:rsidP="002B7213">
      <w:pPr>
        <w:pStyle w:val="ListParagraph"/>
        <w:numPr>
          <w:ilvl w:val="1"/>
          <w:numId w:val="43"/>
        </w:numPr>
      </w:pPr>
      <m:oMath>
        <m:sSub>
          <m:sSubPr>
            <m:ctrlPr>
              <w:rPr>
                <w:rFonts w:ascii="Cambria Math" w:hAnsi="Cambria Math"/>
                <w:i/>
              </w:rPr>
            </m:ctrlPr>
          </m:sSubPr>
          <m:e>
            <m:r>
              <w:rPr>
                <w:rFonts w:ascii="Cambria Math" w:hAnsi="Cambria Math"/>
              </w:rPr>
              <m:t>V</m:t>
            </m:r>
          </m:e>
          <m:sub>
            <m:r>
              <w:rPr>
                <w:rFonts w:ascii="Cambria Math" w:hAnsi="Cambria Math"/>
              </w:rPr>
              <m:t>N</m:t>
            </m:r>
            <m:r>
              <w:rPr>
                <w:rFonts w:ascii="Cambria Math" w:hAnsi="Cambria Math"/>
              </w:rPr>
              <m:t>oise</m:t>
            </m:r>
          </m:sub>
        </m:sSub>
      </m:oMath>
      <w:r>
        <w:t xml:space="preserve">: </w:t>
      </w:r>
      <w:proofErr w:type="gramStart"/>
      <w:r>
        <w:t>the</w:t>
      </w:r>
      <w:proofErr w:type="gramEnd"/>
      <w:r>
        <w:t xml:space="preserve"> number of samples of each phoneme drawn per speaker to produce the spectral matrix will be varied from 1 to 1000.</w:t>
      </w:r>
    </w:p>
    <w:p w14:paraId="552C55FB" w14:textId="77777777" w:rsidR="002B7213" w:rsidRDefault="002B7213" w:rsidP="002B7213">
      <w:pPr>
        <w:pStyle w:val="ListParagraph"/>
        <w:numPr>
          <w:ilvl w:val="1"/>
          <w:numId w:val="43"/>
        </w:numPr>
      </w:pPr>
      <w:r>
        <w:t xml:space="preserve">A further component matrix, </w:t>
      </w:r>
      <m:oMath>
        <m:sSub>
          <m:sSubPr>
            <m:ctrlPr>
              <w:rPr>
                <w:rFonts w:ascii="Cambria Math" w:hAnsi="Cambria Math"/>
                <w:i/>
              </w:rPr>
            </m:ctrlPr>
          </m:sSubPr>
          <m:e>
            <m:r>
              <w:rPr>
                <w:rFonts w:ascii="Cambria Math" w:hAnsi="Cambria Math"/>
              </w:rPr>
              <m:t>V</m:t>
            </m:r>
          </m:e>
          <m:sub>
            <m:r>
              <w:rPr>
                <w:rFonts w:ascii="Cambria Math" w:hAnsi="Cambria Math"/>
              </w:rPr>
              <m:t>all</m:t>
            </m:r>
          </m:sub>
        </m:sSub>
      </m:oMath>
      <w:r>
        <w:t xml:space="preserve">, shall then </w:t>
      </w:r>
      <w:proofErr w:type="gramStart"/>
      <w:r>
        <w:t>calculated</w:t>
      </w:r>
      <w:proofErr w:type="gramEnd"/>
      <w:r>
        <w:t xml:space="preserve"> by concatenating </w:t>
      </w:r>
      <m:oMath>
        <m:sSub>
          <m:sSubPr>
            <m:ctrlPr>
              <w:rPr>
                <w:rFonts w:ascii="Cambria Math" w:hAnsi="Cambria Math"/>
                <w:i/>
              </w:rPr>
            </m:ctrlPr>
          </m:sSubPr>
          <m:e>
            <m:r>
              <w:rPr>
                <w:rFonts w:ascii="Cambria Math" w:hAnsi="Cambria Math"/>
              </w:rPr>
              <m:t>V</m:t>
            </m:r>
          </m:e>
          <m:sub>
            <m:r>
              <w:rPr>
                <w:rFonts w:ascii="Cambria Math" w:hAnsi="Cambria Math"/>
              </w:rPr>
              <m:t>speech</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noise</m:t>
            </m:r>
          </m:sub>
        </m:sSub>
      </m:oMath>
      <w:r>
        <w:t>.</w:t>
      </w:r>
    </w:p>
    <w:p w14:paraId="20EB5C39" w14:textId="77777777" w:rsidR="002B7213" w:rsidRDefault="002B7213" w:rsidP="002B7213">
      <w:pPr>
        <w:pStyle w:val="ListParagraph"/>
        <w:numPr>
          <w:ilvl w:val="0"/>
          <w:numId w:val="43"/>
        </w:numPr>
      </w:pPr>
      <w:r>
        <w:t xml:space="preserve">Calculate </w:t>
      </w:r>
      <m:oMath>
        <m:sSub>
          <m:sSubPr>
            <m:ctrlPr>
              <w:rPr>
                <w:rFonts w:ascii="Cambria Math" w:hAnsi="Cambria Math"/>
                <w:i/>
              </w:rPr>
            </m:ctrlPr>
          </m:sSubPr>
          <m:e>
            <m:r>
              <w:rPr>
                <w:rFonts w:ascii="Cambria Math" w:hAnsi="Cambria Math"/>
              </w:rPr>
              <m:t>W</m:t>
            </m:r>
          </m:e>
          <m:sub>
            <m:r>
              <w:rPr>
                <w:rFonts w:ascii="Cambria Math" w:hAnsi="Cambria Math"/>
              </w:rPr>
              <m:t>speech</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noise</m:t>
            </m:r>
          </m:sub>
        </m:sSub>
      </m:oMath>
      <w:r>
        <w:t xml:space="preserve"> by iterating update rule </w:t>
      </w:r>
      <w:r>
        <w:fldChar w:fldCharType="begin"/>
      </w:r>
      <w:r>
        <w:instrText xml:space="preserve"> REF _Ref260391143 \h </w:instrText>
      </w:r>
      <w:r>
        <w:fldChar w:fldCharType="separate"/>
      </w:r>
      <w:r w:rsidR="004565CC">
        <w:t>(</w:t>
      </w:r>
      <w:r w:rsidR="004565CC">
        <w:rPr>
          <w:noProof/>
        </w:rPr>
        <w:t>2</w:t>
      </w:r>
      <w:r w:rsidR="004565CC">
        <w:t>-</w:t>
      </w:r>
      <w:r w:rsidR="004565CC">
        <w:rPr>
          <w:noProof/>
        </w:rPr>
        <w:t>10</w:t>
      </w:r>
      <w:r w:rsidR="004565CC">
        <w:t>)</w:t>
      </w:r>
      <w:r>
        <w:fldChar w:fldCharType="end"/>
      </w:r>
      <w:r>
        <w:t xml:space="preserve">, and calculate the respective covariance of the log values of these matrices as </w:t>
      </w:r>
      <m:oMath>
        <m:sSub>
          <m:sSubPr>
            <m:ctrlPr>
              <w:rPr>
                <w:rFonts w:ascii="Cambria Math" w:hAnsi="Cambria Math"/>
                <w:i/>
              </w:rPr>
            </m:ctrlPr>
          </m:sSubPr>
          <m:e>
            <m:r>
              <w:rPr>
                <w:rFonts w:ascii="Cambria Math" w:hAnsi="Cambria Math"/>
              </w:rPr>
              <m:t>Λ</m:t>
            </m:r>
          </m:e>
          <m:sub>
            <m:r>
              <w:rPr>
                <w:rFonts w:ascii="Cambria Math" w:hAnsi="Cambria Math"/>
              </w:rPr>
              <m:t>speech</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noise</m:t>
            </m:r>
          </m:sub>
        </m:sSub>
      </m:oMath>
      <w:r>
        <w:t>.</w:t>
      </w:r>
    </w:p>
    <w:p w14:paraId="003DA89D" w14:textId="77777777" w:rsidR="002B7213" w:rsidRDefault="002B7213" w:rsidP="002B7213">
      <w:pPr>
        <w:pStyle w:val="ListParagraph"/>
        <w:numPr>
          <w:ilvl w:val="0"/>
          <w:numId w:val="43"/>
        </w:numPr>
      </w:pPr>
      <w:r>
        <w:t xml:space="preserve">A variation on the multiplicative update rule </w:t>
      </w:r>
      <w:r>
        <w:fldChar w:fldCharType="begin"/>
      </w:r>
      <w:r>
        <w:instrText xml:space="preserve"> REF _Ref260391143 \h </w:instrText>
      </w:r>
      <w:r>
        <w:fldChar w:fldCharType="separate"/>
      </w:r>
      <w:r w:rsidR="004565CC">
        <w:t>(</w:t>
      </w:r>
      <w:r w:rsidR="004565CC">
        <w:rPr>
          <w:noProof/>
        </w:rPr>
        <w:t>2</w:t>
      </w:r>
      <w:r w:rsidR="004565CC">
        <w:t>-</w:t>
      </w:r>
      <w:r w:rsidR="004565CC">
        <w:rPr>
          <w:noProof/>
        </w:rPr>
        <w:t>10</w:t>
      </w:r>
      <w:r w:rsidR="004565CC">
        <w:t>)</w:t>
      </w:r>
      <w:r>
        <w:fldChar w:fldCharType="end"/>
      </w:r>
      <w:r>
        <w:t xml:space="preserve"> proposed by </w:t>
      </w:r>
      <w:r>
        <w:fldChar w:fldCharType="begin"/>
      </w:r>
      <w:r>
        <w:instrText xml:space="preserve"> ADDIN EN.CITE &lt;EndNote&gt;&lt;Cite AuthorYear="1"&gt;&lt;Author&gt;Wilson&lt;/Author&gt;&lt;Year&gt;2008&lt;/Year&gt;&lt;RecNum&gt;10&lt;/RecNum&gt;&lt;DisplayText&gt;Wilson, et al. [15]&lt;/DisplayText&gt;&lt;record&gt;&lt;rec-number&gt;10&lt;/rec-number&gt;&lt;foreign-keys&gt;&lt;key app="EN" db-id="5dxrfv0zyvsrr2expadxex5pprw2vrvw9rza" timestamp="1395272184"&gt;10&lt;/key&gt;&lt;/foreign-keys&gt;&lt;ref-type name="Conference Proceedings"&gt;10&lt;/ref-type&gt;&lt;contributors&gt;&lt;authors&gt;&lt;author&gt;Wilson, Kevin W&lt;/author&gt;&lt;author&gt;Raj, Bhiksha&lt;/author&gt;&lt;author&gt;Smaragdis, Paris&lt;/author&gt;&lt;author&gt;Divakaran, Ajay&lt;/author&gt;&lt;/authors&gt;&lt;/contributors&gt;&lt;titles&gt;&lt;title&gt;Speech denoising using nonnegative matrix factorization with priors&lt;/title&gt;&lt;secondary-title&gt;ICASSP&lt;/secondary-title&gt;&lt;/titles&gt;&lt;pages&gt;4029-4032&lt;/pages&gt;&lt;dates&gt;&lt;year&gt;2008&lt;/year&gt;&lt;/dates&gt;&lt;urls&gt;&lt;/urls&gt;&lt;/record&gt;&lt;/Cite&gt;&lt;/EndNote&gt;</w:instrText>
      </w:r>
      <w:r>
        <w:fldChar w:fldCharType="separate"/>
      </w:r>
      <w:r>
        <w:rPr>
          <w:noProof/>
        </w:rPr>
        <w:t>Wilson, et al. [15]</w:t>
      </w:r>
      <w:r>
        <w:fldChar w:fldCharType="end"/>
      </w:r>
      <w:r>
        <w:t xml:space="preserve"> will be used to calculate </w:t>
      </w:r>
      <m:oMath>
        <m:sSub>
          <m:sSubPr>
            <m:ctrlPr>
              <w:rPr>
                <w:rFonts w:ascii="Cambria Math" w:hAnsi="Cambria Math"/>
                <w:i/>
              </w:rPr>
            </m:ctrlPr>
          </m:sSubPr>
          <m:e>
            <m:r>
              <w:rPr>
                <w:rFonts w:ascii="Cambria Math" w:hAnsi="Cambria Math"/>
              </w:rPr>
              <m:t>W</m:t>
            </m:r>
          </m:e>
          <m:sub>
            <m:r>
              <w:rPr>
                <w:rFonts w:ascii="Cambria Math" w:hAnsi="Cambria Math"/>
              </w:rPr>
              <m:t>all</m:t>
            </m:r>
          </m:sub>
        </m:sSub>
      </m:oMath>
      <w:r>
        <w:t>:</w:t>
      </w:r>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850"/>
      </w:tblGrid>
      <w:tr w:rsidR="002B7213" w14:paraId="5E7B647D" w14:textId="77777777" w:rsidTr="004565CC">
        <w:tc>
          <w:tcPr>
            <w:tcW w:w="817" w:type="dxa"/>
          </w:tcPr>
          <w:p w14:paraId="587A4176" w14:textId="77777777" w:rsidR="002B7213" w:rsidRDefault="002B7213" w:rsidP="004565CC">
            <w:pPr>
              <w:spacing w:line="240" w:lineRule="auto"/>
            </w:pPr>
          </w:p>
        </w:tc>
        <w:tc>
          <w:tcPr>
            <w:tcW w:w="6804" w:type="dxa"/>
            <w:hideMark/>
          </w:tcPr>
          <w:p w14:paraId="652E2F12" w14:textId="77777777" w:rsidR="002B7213" w:rsidRPr="00274AB7" w:rsidRDefault="002B7213" w:rsidP="004565CC">
            <w:pPr>
              <w:spacing w:line="240" w:lineRule="auto"/>
              <w:ind w:left="34"/>
            </w:pPr>
            <m:oMathPara>
              <m:oMath>
                <m:sSub>
                  <m:sSubPr>
                    <m:ctrlPr>
                      <w:rPr>
                        <w:rFonts w:ascii="Cambria Math" w:hAnsi="Cambria Math"/>
                        <w:i/>
                      </w:rPr>
                    </m:ctrlPr>
                  </m:sSubPr>
                  <m:e>
                    <m:r>
                      <w:rPr>
                        <w:rFonts w:ascii="Cambria Math" w:hAnsi="Cambria Math"/>
                      </w:rPr>
                      <m:t>W</m:t>
                    </m:r>
                  </m:e>
                  <m:sub>
                    <m:r>
                      <w:rPr>
                        <w:rFonts w:ascii="Cambria Math" w:hAnsi="Cambria Math"/>
                      </w:rPr>
                      <m:t>all</m:t>
                    </m:r>
                    <m:d>
                      <m:dPr>
                        <m:ctrlPr>
                          <w:rPr>
                            <w:rFonts w:ascii="Cambria Math" w:hAnsi="Cambria Math"/>
                            <w:i/>
                          </w:rPr>
                        </m:ctrlPr>
                      </m:dPr>
                      <m:e>
                        <m:r>
                          <w:rPr>
                            <w:rFonts w:ascii="Cambria Math" w:hAnsi="Cambria Math"/>
                          </w:rPr>
                          <m:t>c,s</m:t>
                        </m:r>
                      </m:e>
                    </m:d>
                  </m:sub>
                </m:sSub>
                <m:r>
                  <m:rPr>
                    <m:aln/>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all</m:t>
                    </m:r>
                    <m:d>
                      <m:dPr>
                        <m:ctrlPr>
                          <w:rPr>
                            <w:rFonts w:ascii="Cambria Math" w:hAnsi="Cambria Math"/>
                            <w:i/>
                          </w:rPr>
                        </m:ctrlPr>
                      </m:dPr>
                      <m:e>
                        <m:r>
                          <w:rPr>
                            <w:rFonts w:ascii="Cambria Math" w:hAnsi="Cambria Math"/>
                          </w:rPr>
                          <m:t>c,s</m:t>
                        </m:r>
                      </m:e>
                    </m:d>
                  </m:sub>
                </m:sSub>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f</m:t>
                        </m:r>
                      </m:sub>
                      <m:sup/>
                      <m:e>
                        <m:sSub>
                          <m:sSubPr>
                            <m:ctrlPr>
                              <w:rPr>
                                <w:rFonts w:ascii="Cambria Math" w:hAnsi="Cambria Math"/>
                                <w:i/>
                              </w:rPr>
                            </m:ctrlPr>
                          </m:sSubPr>
                          <m:e>
                            <m:r>
                              <w:rPr>
                                <w:rFonts w:ascii="Cambria Math" w:hAnsi="Cambria Math"/>
                              </w:rPr>
                              <m:t>V</m:t>
                            </m:r>
                          </m:e>
                          <m:sub>
                            <m:r>
                              <w:rPr>
                                <w:rFonts w:ascii="Cambria Math" w:hAnsi="Cambria Math"/>
                              </w:rPr>
                              <m:t>all</m:t>
                            </m:r>
                            <m:d>
                              <m:dPr>
                                <m:ctrlPr>
                                  <w:rPr>
                                    <w:rFonts w:ascii="Cambria Math" w:hAnsi="Cambria Math"/>
                                    <w:i/>
                                  </w:rPr>
                                </m:ctrlPr>
                              </m:dPr>
                              <m:e>
                                <m:r>
                                  <w:rPr>
                                    <w:rFonts w:ascii="Cambria Math" w:hAnsi="Cambria Math"/>
                                  </w:rPr>
                                  <m:t>f,c</m:t>
                                </m:r>
                              </m:e>
                            </m:d>
                          </m:sub>
                        </m:sSub>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f,s</m:t>
                                </m:r>
                              </m:sub>
                            </m:sSub>
                          </m:num>
                          <m:den>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all</m:t>
                                        </m:r>
                                      </m:sub>
                                    </m:sSub>
                                    <m:sSub>
                                      <m:sSubPr>
                                        <m:ctrlPr>
                                          <w:rPr>
                                            <w:rFonts w:ascii="Cambria Math" w:hAnsi="Cambria Math"/>
                                            <w:i/>
                                          </w:rPr>
                                        </m:ctrlPr>
                                      </m:sSubPr>
                                      <m:e>
                                        <m:r>
                                          <w:rPr>
                                            <w:rFonts w:ascii="Cambria Math" w:hAnsi="Cambria Math"/>
                                          </w:rPr>
                                          <m:t>W</m:t>
                                        </m:r>
                                      </m:e>
                                      <m:sub>
                                        <m:r>
                                          <w:rPr>
                                            <w:rFonts w:ascii="Cambria Math" w:hAnsi="Cambria Math"/>
                                          </w:rPr>
                                          <m:t>all</m:t>
                                        </m:r>
                                      </m:sub>
                                    </m:sSub>
                                  </m:e>
                                </m:d>
                              </m:e>
                              <m:sub>
                                <m:r>
                                  <w:rPr>
                                    <w:rFonts w:ascii="Cambria Math" w:hAnsi="Cambria Math"/>
                                  </w:rPr>
                                  <m:t>f,s</m:t>
                                </m:r>
                              </m:sub>
                            </m:sSub>
                          </m:den>
                        </m:f>
                      </m:e>
                    </m:nary>
                  </m:num>
                  <m:den>
                    <m:sSub>
                      <m:sSubPr>
                        <m:ctrlPr>
                          <w:rPr>
                            <w:rFonts w:ascii="Cambria Math" w:hAnsi="Cambria Math"/>
                            <w:i/>
                          </w:rPr>
                        </m:ctrlPr>
                      </m:sSubPr>
                      <m:e>
                        <m:d>
                          <m:dPr>
                            <m:begChr m:val="["/>
                            <m:endChr m:val="]"/>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m:t>
                                    </m:r>
                                  </m:e>
                                  <m:sub>
                                    <m:r>
                                      <w:rPr>
                                        <w:rFonts w:ascii="Cambria Math" w:hAnsi="Cambria Math"/>
                                      </w:rPr>
                                      <m:t>all</m:t>
                                    </m:r>
                                    <m:d>
                                      <m:dPr>
                                        <m:ctrlPr>
                                          <w:rPr>
                                            <w:rFonts w:ascii="Cambria Math" w:hAnsi="Cambria Math"/>
                                            <w:i/>
                                          </w:rPr>
                                        </m:ctrlPr>
                                      </m:dPr>
                                      <m:e>
                                        <m:r>
                                          <w:rPr>
                                            <w:rFonts w:ascii="Cambria Math" w:hAnsi="Cambria Math"/>
                                          </w:rPr>
                                          <m:t>k,c</m:t>
                                        </m:r>
                                      </m:e>
                                    </m:d>
                                  </m:sub>
                                </m:sSub>
                              </m:e>
                            </m:nary>
                            <m:r>
                              <w:rPr>
                                <w:rFonts w:ascii="Cambria Math" w:hAnsi="Cambria Math"/>
                              </w:rPr>
                              <m:t>+αφ</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all</m:t>
                                    </m:r>
                                  </m:sub>
                                </m:sSub>
                              </m:e>
                            </m:d>
                          </m:e>
                        </m:d>
                      </m:e>
                      <m:sub>
                        <m:r>
                          <w:rPr>
                            <w:rFonts w:ascii="Cambria Math" w:hAnsi="Cambria Math"/>
                          </w:rPr>
                          <m:t>ϵ</m:t>
                        </m:r>
                      </m:sub>
                    </m:sSub>
                  </m:den>
                </m:f>
                <m:r>
                  <m:rPr>
                    <m:sty m:val="p"/>
                  </m:rPr>
                  <w:br/>
                </m:r>
              </m:oMath>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all</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w:rPr>
                                    <w:rFonts w:ascii="Cambria Math" w:hAnsi="Cambria Math"/>
                                  </w:rPr>
                                  <m:t>all</m:t>
                                </m:r>
                              </m:sub>
                              <m:sup>
                                <m:r>
                                  <w:rPr>
                                    <w:rFonts w:ascii="Cambria Math" w:hAnsi="Cambria Math"/>
                                  </w:rPr>
                                  <m:t>-1</m:t>
                                </m:r>
                              </m:sup>
                            </m:sSubSup>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W</m:t>
                                    </m:r>
                                  </m:e>
                                  <m:sub>
                                    <m:r>
                                      <w:rPr>
                                        <w:rFonts w:ascii="Cambria Math" w:hAnsi="Cambria Math"/>
                                      </w:rPr>
                                      <m:t>all</m:t>
                                    </m:r>
                                  </m:sub>
                                </m:sSub>
                              </m:e>
                            </m:func>
                          </m:e>
                        </m:d>
                      </m:e>
                      <m:sub>
                        <m:r>
                          <w:rPr>
                            <w:rFonts w:ascii="Cambria Math" w:hAnsi="Cambria Math"/>
                          </w:rPr>
                          <m:t>c,s</m:t>
                        </m:r>
                      </m:sub>
                    </m:sSub>
                  </m:num>
                  <m:den>
                    <m:sSub>
                      <m:sSubPr>
                        <m:ctrlPr>
                          <w:rPr>
                            <w:rFonts w:ascii="Cambria Math" w:hAnsi="Cambria Math"/>
                            <w:i/>
                          </w:rPr>
                        </m:ctrlPr>
                      </m:sSubPr>
                      <m:e>
                        <m:r>
                          <w:rPr>
                            <w:rFonts w:ascii="Cambria Math" w:hAnsi="Cambria Math"/>
                          </w:rPr>
                          <m:t>W</m:t>
                        </m:r>
                      </m:e>
                      <m:sub>
                        <m:r>
                          <w:rPr>
                            <w:rFonts w:ascii="Cambria Math" w:hAnsi="Cambria Math"/>
                          </w:rPr>
                          <m:t>all</m:t>
                        </m:r>
                      </m:sub>
                    </m:sSub>
                  </m:den>
                </m:f>
              </m:oMath>
            </m:oMathPara>
          </w:p>
        </w:tc>
        <w:tc>
          <w:tcPr>
            <w:tcW w:w="850" w:type="dxa"/>
            <w:hideMark/>
          </w:tcPr>
          <w:p w14:paraId="37D0C0A6" w14:textId="77777777" w:rsidR="002B7213" w:rsidRDefault="002B7213" w:rsidP="004565CC">
            <w:pPr>
              <w:pStyle w:val="Caption"/>
            </w:pPr>
            <w:r w:rsidRPr="00274AB7">
              <w:t>(</w:t>
            </w:r>
            <w:fldSimple w:instr=" STYLEREF  1 \s \* MERGEFORMAT ">
              <w:r w:rsidR="004565CC">
                <w:rPr>
                  <w:noProof/>
                </w:rPr>
                <w:t>3</w:t>
              </w:r>
            </w:fldSimple>
            <w:r w:rsidRPr="00274AB7">
              <w:t>-</w:t>
            </w:r>
            <w:fldSimple w:instr=" SEQ  Equation \* ARABIC \s 1 \* MERGEFORMAT ">
              <w:r w:rsidR="004565CC">
                <w:rPr>
                  <w:noProof/>
                </w:rPr>
                <w:t>3</w:t>
              </w:r>
            </w:fldSimple>
            <w:r w:rsidRPr="00274AB7">
              <w:t>)</w:t>
            </w:r>
          </w:p>
        </w:tc>
      </w:tr>
    </w:tbl>
    <w:p w14:paraId="3ECAF47D" w14:textId="77777777" w:rsidR="002B7213" w:rsidRDefault="002B7213" w:rsidP="002B7213">
      <w:proofErr w:type="gramStart"/>
      <w:r>
        <w:t>where</w:t>
      </w:r>
      <w:proofErr w:type="gramEnd"/>
      <w:r>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ϵ</m:t>
            </m:r>
          </m:sub>
        </m:sSub>
      </m:oMath>
      <w:r>
        <w:t xml:space="preserve"> </w:t>
      </w:r>
      <w:proofErr w:type="gramStart"/>
      <w:r>
        <w:t>is</w:t>
      </w:r>
      <w:proofErr w:type="gramEnd"/>
      <w:r>
        <w:t xml:space="preserve"> an operator that rounds any zero or negative elements up to a small constant, </w:t>
      </w:r>
      <m:oMath>
        <m:r>
          <w:rPr>
            <w:rFonts w:ascii="Cambria Math" w:hAnsi="Cambria Math"/>
          </w:rPr>
          <m:t>ϵ</m:t>
        </m:r>
      </m:oMath>
      <w:r>
        <w:t xml:space="preserve">, in order to enforce the non-negativity constraint;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all</m:t>
                </m:r>
              </m:sub>
            </m:sSub>
          </m:e>
        </m:d>
      </m:oMath>
      <w:r>
        <w:t xml:space="preserve"> is a function with the objective of enforcing that the Gaussian distribution of </w:t>
      </w:r>
      <m:oMath>
        <m:sSub>
          <m:sSubPr>
            <m:ctrlPr>
              <w:rPr>
                <w:rFonts w:ascii="Cambria Math" w:hAnsi="Cambria Math"/>
                <w:i/>
              </w:rPr>
            </m:ctrlPr>
          </m:sSubPr>
          <m:e>
            <m:r>
              <w:rPr>
                <w:rFonts w:ascii="Cambria Math" w:hAnsi="Cambria Math"/>
              </w:rPr>
              <m:t>W</m:t>
            </m:r>
          </m:e>
          <m:sub>
            <m:r>
              <w:rPr>
                <w:rFonts w:ascii="Cambria Math" w:hAnsi="Cambria Math"/>
              </w:rPr>
              <m:t>all</m:t>
            </m:r>
          </m:sub>
        </m:sSub>
      </m:oMath>
      <w:r>
        <w:t xml:space="preserve"> be similar to that of </w:t>
      </w:r>
      <m:oMath>
        <m:sSub>
          <m:sSubPr>
            <m:ctrlPr>
              <w:rPr>
                <w:rFonts w:ascii="Cambria Math" w:hAnsi="Cambria Math"/>
                <w:i/>
              </w:rPr>
            </m:ctrlPr>
          </m:sSubPr>
          <m:e>
            <m:r>
              <w:rPr>
                <w:rFonts w:ascii="Cambria Math" w:hAnsi="Cambria Math"/>
              </w:rPr>
              <m:t>W</m:t>
            </m:r>
          </m:e>
          <m:sub>
            <m:r>
              <w:rPr>
                <w:rFonts w:ascii="Cambria Math" w:hAnsi="Cambria Math"/>
              </w:rPr>
              <m:t>speech</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noise</m:t>
            </m:r>
          </m:sub>
        </m:sSub>
      </m:oMath>
      <w:r>
        <w:t xml:space="preserve">; </w:t>
      </w:r>
      <m:oMath>
        <m:r>
          <w:rPr>
            <w:rFonts w:ascii="Cambria Math" w:hAnsi="Cambria Math"/>
          </w:rPr>
          <m:t>α</m:t>
        </m:r>
      </m:oMath>
      <w:r>
        <w:t xml:space="preserve"> is a constant controlling the amount by which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all</m:t>
                </m:r>
              </m:sub>
            </m:sSub>
          </m:e>
        </m:d>
      </m:oMath>
      <w:r>
        <w:t xml:space="preserve"> will affect the results; and </w:t>
      </w:r>
      <m:oMath>
        <m:sSub>
          <m:sSubPr>
            <m:ctrlPr>
              <w:rPr>
                <w:rFonts w:ascii="Cambria Math" w:hAnsi="Cambria Math"/>
                <w:i/>
              </w:rPr>
            </m:ctrlPr>
          </m:sSubPr>
          <m:e>
            <m:r>
              <w:rPr>
                <w:rFonts w:ascii="Cambria Math" w:hAnsi="Cambria Math"/>
              </w:rPr>
              <m:t>Λ</m:t>
            </m:r>
          </m:e>
          <m:sub>
            <m:r>
              <w:rPr>
                <w:rFonts w:ascii="Cambria Math" w:hAnsi="Cambria Math"/>
              </w:rPr>
              <m:t>all</m:t>
            </m:r>
          </m:sub>
        </m:sSub>
      </m:oMath>
      <w:r>
        <w:t xml:space="preserve"> is a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speech</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Λ</m:t>
                      </m:r>
                    </m:e>
                    <m:sub>
                      <m:r>
                        <w:rPr>
                          <w:rFonts w:ascii="Cambria Math" w:hAnsi="Cambria Math"/>
                        </w:rPr>
                        <m:t>noise</m:t>
                      </m:r>
                    </m:sub>
                  </m:sSub>
                </m:e>
              </m:mr>
            </m:m>
          </m:e>
        </m:d>
      </m:oMath>
      <w:r>
        <w:t xml:space="preserve"> representing the empirical covariances of the log values of </w:t>
      </w:r>
      <m:oMath>
        <m:r>
          <w:rPr>
            <w:rFonts w:ascii="Cambria Math" w:hAnsi="Cambria Math"/>
          </w:rPr>
          <m:t>W</m:t>
        </m:r>
      </m:oMath>
      <w:r>
        <w:t>.</w:t>
      </w:r>
    </w:p>
    <w:p w14:paraId="0B123A87" w14:textId="77777777" w:rsidR="002B7213" w:rsidRDefault="002B7213" w:rsidP="002B7213">
      <w:pPr>
        <w:pStyle w:val="ListParagraph"/>
        <w:numPr>
          <w:ilvl w:val="0"/>
          <w:numId w:val="43"/>
        </w:numPr>
      </w:pPr>
      <w:r>
        <w:t>An estimate of clean speech is formed by:</w:t>
      </w:r>
    </w:p>
    <w:tbl>
      <w:tblPr>
        <w:tblStyle w:val="TableGrid"/>
        <w:tblW w:w="84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6804"/>
        <w:gridCol w:w="850"/>
      </w:tblGrid>
      <w:tr w:rsidR="002B7213" w14:paraId="37EC1939" w14:textId="77777777" w:rsidTr="004565CC">
        <w:tc>
          <w:tcPr>
            <w:tcW w:w="817" w:type="dxa"/>
          </w:tcPr>
          <w:p w14:paraId="555BFBB9" w14:textId="77777777" w:rsidR="002B7213" w:rsidRDefault="002B7213" w:rsidP="004565CC">
            <w:pPr>
              <w:spacing w:line="240" w:lineRule="auto"/>
            </w:pPr>
          </w:p>
        </w:tc>
        <w:tc>
          <w:tcPr>
            <w:tcW w:w="6804" w:type="dxa"/>
            <w:hideMark/>
          </w:tcPr>
          <w:p w14:paraId="44D4C844" w14:textId="77777777" w:rsidR="002B7213" w:rsidRDefault="002B7213" w:rsidP="004565CC">
            <w:pPr>
              <w:spacing w:line="240" w:lineRule="auto"/>
              <w:ind w:left="34"/>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speech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speech</m:t>
                    </m:r>
                  </m:sub>
                </m:sSub>
                <m:sSub>
                  <m:sSubPr>
                    <m:ctrlPr>
                      <w:rPr>
                        <w:rFonts w:ascii="Cambria Math" w:hAnsi="Cambria Math"/>
                        <w:i/>
                      </w:rPr>
                    </m:ctrlPr>
                  </m:sSubPr>
                  <m:e>
                    <m:r>
                      <w:rPr>
                        <w:rFonts w:ascii="Cambria Math" w:hAnsi="Cambria Math"/>
                      </w:rPr>
                      <m:t>W</m:t>
                    </m:r>
                  </m:e>
                  <m:sub>
                    <m:r>
                      <w:rPr>
                        <w:rFonts w:ascii="Cambria Math" w:hAnsi="Cambria Math"/>
                      </w:rPr>
                      <m:t>all 1:</m:t>
                    </m:r>
                    <m:sSub>
                      <m:sSubPr>
                        <m:ctrlPr>
                          <w:rPr>
                            <w:rFonts w:ascii="Cambria Math" w:hAnsi="Cambria Math"/>
                            <w:i/>
                          </w:rPr>
                        </m:ctrlPr>
                      </m:sSubPr>
                      <m:e>
                        <m:r>
                          <w:rPr>
                            <w:rFonts w:ascii="Cambria Math" w:hAnsi="Cambria Math"/>
                          </w:rPr>
                          <m:t>n</m:t>
                        </m:r>
                      </m:e>
                      <m:sub>
                        <m:r>
                          <w:rPr>
                            <w:rFonts w:ascii="Cambria Math" w:hAnsi="Cambria Math"/>
                          </w:rPr>
                          <m:t>c</m:t>
                        </m:r>
                      </m:sub>
                    </m:sSub>
                  </m:sub>
                </m:sSub>
              </m:oMath>
            </m:oMathPara>
          </w:p>
        </w:tc>
        <w:tc>
          <w:tcPr>
            <w:tcW w:w="850" w:type="dxa"/>
            <w:hideMark/>
          </w:tcPr>
          <w:p w14:paraId="3213AD4C" w14:textId="77777777" w:rsidR="002B7213" w:rsidRDefault="002B7213" w:rsidP="004565CC">
            <w:pPr>
              <w:pStyle w:val="Caption"/>
            </w:pPr>
            <w:r>
              <w:t>(</w:t>
            </w:r>
            <w:fldSimple w:instr=" STYLEREF  1 \s \* MERGEFORMAT ">
              <w:r w:rsidR="004565CC">
                <w:rPr>
                  <w:noProof/>
                </w:rPr>
                <w:t>3</w:t>
              </w:r>
            </w:fldSimple>
            <w:r>
              <w:t>-</w:t>
            </w:r>
            <w:fldSimple w:instr=" SEQ  Equation \* ARABIC \s 1 \* MERGEFORMAT ">
              <w:r w:rsidR="004565CC">
                <w:rPr>
                  <w:noProof/>
                </w:rPr>
                <w:t>4</w:t>
              </w:r>
            </w:fldSimple>
            <w:r>
              <w:t>)</w:t>
            </w:r>
          </w:p>
        </w:tc>
      </w:tr>
    </w:tbl>
    <w:p w14:paraId="779066A9" w14:textId="77777777" w:rsidR="002B7213" w:rsidRDefault="002B7213" w:rsidP="002B7213">
      <w:r>
        <w:t xml:space="preserve">This algorithm is relatively simple in implementation, and provides separation by recognition of the SoI’s voice. The motivation for using phonemes as bases is that speech signals are naturally phoneme driven. It is hypothesised that using phonemes as bases will result in separation more discriminative of the speaker’s voice. </w:t>
      </w:r>
      <w:r>
        <w:fldChar w:fldCharType="begin"/>
      </w:r>
      <w:r>
        <w:instrText xml:space="preserve"> ADDIN EN.CITE &lt;EndNote&gt;&lt;Cite AuthorYear="1"&gt;&lt;Author&gt;Raj&lt;/Author&gt;&lt;Year&gt;2011&lt;/Year&gt;&lt;RecNum&gt;16&lt;/RecNum&gt;&lt;DisplayText&gt;Raj, et al. [26]&lt;/DisplayText&gt;&lt;record&gt;&lt;rec-number&gt;16&lt;/rec-number&gt;&lt;foreign-keys&gt;&lt;key app="EN" db-id="5dxrfv0zyvsrr2expadxex5pprw2vrvw9rza" timestamp="1396307852"&gt;16&lt;/key&gt;&lt;/foreign-keys&gt;&lt;ref-type name="Conference Proceedings"&gt;10&lt;/ref-type&gt;&lt;contributors&gt;&lt;authors&gt;&lt;author&gt;Raj, Bhiksha&lt;/author&gt;&lt;author&gt;Singh, Rita&lt;/author&gt;&lt;author&gt;Virtanen, Tuomas&lt;/author&gt;&lt;/authors&gt;&lt;/contributors&gt;&lt;titles&gt;&lt;title&gt;Phoneme-Dependent NMF for Speech Enhancement in Monaural Mixtures&lt;/title&gt;&lt;secondary-title&gt;INTERSPEECH&lt;/secondary-title&gt;&lt;/titles&gt;&lt;pages&gt;1217-1220&lt;/pages&gt;&lt;dates&gt;&lt;year&gt;2011&lt;/year&gt;&lt;/dates&gt;&lt;urls&gt;&lt;/urls&gt;&lt;/record&gt;&lt;/Cite&gt;&lt;/EndNote&gt;</w:instrText>
      </w:r>
      <w:r>
        <w:fldChar w:fldCharType="separate"/>
      </w:r>
      <w:r>
        <w:rPr>
          <w:noProof/>
        </w:rPr>
        <w:t>Raj, et al. [26]</w:t>
      </w:r>
      <w:r>
        <w:fldChar w:fldCharType="end"/>
      </w:r>
      <w:r>
        <w:t xml:space="preserve"> demonstrated an increased separation of speech from music when using phoneme type separation, however the algorithm used was more complex, involving ASR systems to segregate phonemes. Here the segregation of phonemes is done as part of the NMF algorithm.</w:t>
      </w:r>
    </w:p>
    <w:p w14:paraId="755A504F" w14:textId="0B41BB91" w:rsidR="002B7213" w:rsidRDefault="002B7213" w:rsidP="0099428B">
      <w:r>
        <w:t>The use of drawn phonemes for the component matrices also allows different training mechanisms to be implemented. In the following section, novel and practical methods are proposed.</w:t>
      </w:r>
    </w:p>
    <w:p w14:paraId="32D8DCF0" w14:textId="5BD6BE97" w:rsidR="0099428B" w:rsidRPr="00197CE3" w:rsidDel="005C4DA2" w:rsidRDefault="0099428B" w:rsidP="0099428B">
      <w:pPr>
        <w:pStyle w:val="Heading3"/>
        <w:rPr>
          <w:del w:id="223" w:author="Ashley Gillman" w:date="2014-05-05T09:55:00Z"/>
          <w:highlight w:val="yellow"/>
        </w:rPr>
      </w:pPr>
      <w:del w:id="224" w:author="Ashley Gillman" w:date="2014-05-05T09:55:00Z">
        <w:r w:rsidRPr="00197CE3" w:rsidDel="005C4DA2">
          <w:rPr>
            <w:highlight w:val="yellow"/>
          </w:rPr>
          <w:delText>Algorithm II</w:delText>
        </w:r>
      </w:del>
    </w:p>
    <w:p w14:paraId="7214A2A3" w14:textId="4F82FB04" w:rsidR="00C77742" w:rsidRPr="00197CE3" w:rsidDel="005C4DA2" w:rsidRDefault="00C77742" w:rsidP="00C77742">
      <w:pPr>
        <w:pStyle w:val="ListParagraph"/>
        <w:numPr>
          <w:ilvl w:val="0"/>
          <w:numId w:val="34"/>
        </w:numPr>
        <w:rPr>
          <w:del w:id="225" w:author="Ashley Gillman" w:date="2014-05-05T09:55:00Z"/>
          <w:highlight w:val="yellow"/>
        </w:rPr>
      </w:pPr>
      <w:bookmarkStart w:id="226" w:name="_Ref260476598"/>
      <w:del w:id="227" w:author="Ashley Gillman" w:date="2014-05-05T09:55:00Z">
        <w:r w:rsidRPr="00197CE3" w:rsidDel="005C4DA2">
          <w:rPr>
            <w:highlight w:val="yellow"/>
          </w:rPr>
          <w:delText xml:space="preserve">Assumed </w:delText>
        </w:r>
        <w:r w:rsidRPr="00197CE3" w:rsidDel="005C4DA2">
          <w:rPr>
            <w:i/>
            <w:highlight w:val="yellow"/>
          </w:rPr>
          <w:delText>a priori</w:delText>
        </w:r>
        <w:r w:rsidRPr="00197CE3" w:rsidDel="005C4DA2">
          <w:rPr>
            <w:highlight w:val="yellow"/>
          </w:rPr>
          <w:delText xml:space="preserve"> knowledge</w:delText>
        </w:r>
        <w:bookmarkEnd w:id="226"/>
      </w:del>
    </w:p>
    <w:p w14:paraId="608C54D1" w14:textId="338C506D" w:rsidR="006519BB" w:rsidRPr="00197CE3" w:rsidDel="005C4DA2" w:rsidRDefault="00DE5625" w:rsidP="00C77742">
      <w:pPr>
        <w:pStyle w:val="ListParagraph"/>
        <w:numPr>
          <w:ilvl w:val="1"/>
          <w:numId w:val="34"/>
        </w:numPr>
        <w:rPr>
          <w:del w:id="228" w:author="Ashley Gillman" w:date="2014-05-05T09:55:00Z"/>
          <w:highlight w:val="yellow"/>
        </w:rPr>
      </w:pPr>
      <w:bookmarkStart w:id="229" w:name="_Ref260476657"/>
      <w:del w:id="230" w:author="Ashley Gillman" w:date="2014-05-05T09:55:00Z">
        <w:r w:rsidRPr="00197CE3" w:rsidDel="005C4DA2">
          <w:rPr>
            <w:highlight w:val="yellow"/>
          </w:rPr>
          <w:delText>C</w:delText>
        </w:r>
        <w:r w:rsidR="00C77742" w:rsidRPr="00197CE3" w:rsidDel="005C4DA2">
          <w:rPr>
            <w:highlight w:val="yellow"/>
          </w:rPr>
          <w:delText xml:space="preserve">omponent matrix for the </w:delText>
        </w:r>
        <w:r w:rsidR="0099428B" w:rsidRPr="00197CE3" w:rsidDel="005C4DA2">
          <w:rPr>
            <w:highlight w:val="yellow"/>
          </w:rPr>
          <w:delText>SoI</w:delText>
        </w:r>
        <w:r w:rsidR="00C77742" w:rsidRPr="00197CE3" w:rsidDel="005C4DA2">
          <w:rPr>
            <w:highlight w:val="yellow"/>
          </w:rPr>
          <w:delText>.</w:delText>
        </w:r>
        <w:bookmarkEnd w:id="229"/>
      </w:del>
    </w:p>
    <w:p w14:paraId="0D773926" w14:textId="681F6B38" w:rsidR="00C77742" w:rsidRPr="00197CE3" w:rsidDel="005C4DA2" w:rsidRDefault="00DE5625" w:rsidP="00C77742">
      <w:pPr>
        <w:pStyle w:val="ListParagraph"/>
        <w:numPr>
          <w:ilvl w:val="1"/>
          <w:numId w:val="34"/>
        </w:numPr>
        <w:rPr>
          <w:del w:id="231" w:author="Ashley Gillman" w:date="2014-05-05T09:55:00Z"/>
          <w:highlight w:val="yellow"/>
        </w:rPr>
      </w:pPr>
      <w:bookmarkStart w:id="232" w:name="_Ref260476661"/>
      <w:del w:id="233" w:author="Ashley Gillman" w:date="2014-05-05T09:55:00Z">
        <w:r w:rsidRPr="00197CE3" w:rsidDel="005C4DA2">
          <w:rPr>
            <w:highlight w:val="yellow"/>
          </w:rPr>
          <w:delText>C</w:delText>
        </w:r>
        <w:r w:rsidR="00C77742" w:rsidRPr="00197CE3" w:rsidDel="005C4DA2">
          <w:rPr>
            <w:highlight w:val="yellow"/>
          </w:rPr>
          <w:delText>omponent matrix for generalised speech (various speakers)</w:delText>
        </w:r>
        <w:bookmarkEnd w:id="232"/>
      </w:del>
    </w:p>
    <w:p w14:paraId="78E9490F" w14:textId="61477EA2" w:rsidR="00D23519" w:rsidRPr="00197CE3" w:rsidDel="005C4DA2" w:rsidRDefault="00DE5625" w:rsidP="00C77742">
      <w:pPr>
        <w:pStyle w:val="ListParagraph"/>
        <w:numPr>
          <w:ilvl w:val="0"/>
          <w:numId w:val="34"/>
        </w:numPr>
        <w:rPr>
          <w:del w:id="234" w:author="Ashley Gillman" w:date="2014-05-05T09:55:00Z"/>
          <w:highlight w:val="yellow"/>
        </w:rPr>
      </w:pPr>
      <w:del w:id="235" w:author="Ashley Gillman" w:date="2014-05-05T09:55:00Z">
        <w:r w:rsidRPr="00197CE3" w:rsidDel="005C4DA2">
          <w:rPr>
            <w:highlight w:val="yellow"/>
          </w:rPr>
          <w:delText>Determine</w:delText>
        </w:r>
        <w:r w:rsidR="00D23519" w:rsidRPr="00197CE3" w:rsidDel="005C4DA2">
          <w:rPr>
            <w:highlight w:val="yellow"/>
          </w:rPr>
          <w:delText xml:space="preserve"> speaker:</w:delText>
        </w:r>
      </w:del>
    </w:p>
    <w:p w14:paraId="49C89596" w14:textId="139CDD60" w:rsidR="00C77742" w:rsidRPr="00197CE3" w:rsidDel="005C4DA2" w:rsidRDefault="00D23519" w:rsidP="00D23519">
      <w:pPr>
        <w:pStyle w:val="ListParagraph"/>
        <w:numPr>
          <w:ilvl w:val="1"/>
          <w:numId w:val="34"/>
        </w:numPr>
        <w:rPr>
          <w:del w:id="236" w:author="Ashley Gillman" w:date="2014-05-05T09:55:00Z"/>
          <w:highlight w:val="yellow"/>
        </w:rPr>
      </w:pPr>
      <w:bookmarkStart w:id="237" w:name="_Ref260478438"/>
      <w:del w:id="238" w:author="Ashley Gillman" w:date="2014-05-05T09:55:00Z">
        <w:r w:rsidRPr="00197CE3" w:rsidDel="005C4DA2">
          <w:rPr>
            <w:highlight w:val="yellow"/>
          </w:rPr>
          <w:delText>Apply NMF algorithm to get component matrix</w:delText>
        </w:r>
        <w:r w:rsidR="00DE5625" w:rsidRPr="00197CE3" w:rsidDel="005C4DA2">
          <w:rPr>
            <w:highlight w:val="yellow"/>
          </w:rPr>
          <w:delText xml:space="preserve"> and activation matrix</w:delText>
        </w:r>
        <w:r w:rsidRPr="00197CE3" w:rsidDel="005C4DA2">
          <w:rPr>
            <w:highlight w:val="yellow"/>
          </w:rPr>
          <w:delText xml:space="preserve"> for the speech</w:delText>
        </w:r>
        <w:bookmarkEnd w:id="237"/>
      </w:del>
    </w:p>
    <w:p w14:paraId="55387F7B" w14:textId="7693A27A" w:rsidR="00D23519" w:rsidRPr="00197CE3" w:rsidDel="005C4DA2" w:rsidRDefault="00D23519" w:rsidP="00D23519">
      <w:pPr>
        <w:pStyle w:val="ListParagraph"/>
        <w:numPr>
          <w:ilvl w:val="1"/>
          <w:numId w:val="34"/>
        </w:numPr>
        <w:rPr>
          <w:del w:id="239" w:author="Ashley Gillman" w:date="2014-05-05T09:55:00Z"/>
          <w:highlight w:val="yellow"/>
        </w:rPr>
      </w:pPr>
      <w:del w:id="240" w:author="Ashley Gillman" w:date="2014-05-05T09:55:00Z">
        <w:r w:rsidRPr="00197CE3" w:rsidDel="005C4DA2">
          <w:rPr>
            <w:highlight w:val="yellow"/>
          </w:rPr>
          <w:delText xml:space="preserve">By comparing this with component matrices from </w:delText>
        </w:r>
        <w:r w:rsidRPr="00197CE3" w:rsidDel="005C4DA2">
          <w:rPr>
            <w:highlight w:val="yellow"/>
          </w:rPr>
          <w:fldChar w:fldCharType="begin"/>
        </w:r>
        <w:r w:rsidRPr="00197CE3" w:rsidDel="005C4DA2">
          <w:rPr>
            <w:highlight w:val="yellow"/>
          </w:rPr>
          <w:delInstrText xml:space="preserve"> REF _Ref260476657 \w \h </w:delInstrText>
        </w:r>
        <w:r w:rsidRPr="00197CE3" w:rsidDel="005C4DA2">
          <w:rPr>
            <w:highlight w:val="yellow"/>
          </w:rPr>
        </w:r>
        <w:r w:rsidRPr="00197CE3" w:rsidDel="005C4DA2">
          <w:rPr>
            <w:highlight w:val="yellow"/>
          </w:rPr>
          <w:fldChar w:fldCharType="separate"/>
        </w:r>
        <w:r w:rsidR="00931CCB" w:rsidRPr="00197CE3" w:rsidDel="005C4DA2">
          <w:rPr>
            <w:highlight w:val="yellow"/>
          </w:rPr>
          <w:delText>0.a</w:delText>
        </w:r>
        <w:r w:rsidRPr="00197CE3" w:rsidDel="005C4DA2">
          <w:rPr>
            <w:highlight w:val="yellow"/>
          </w:rPr>
          <w:fldChar w:fldCharType="end"/>
        </w:r>
        <w:r w:rsidRPr="00197CE3" w:rsidDel="005C4DA2">
          <w:rPr>
            <w:highlight w:val="yellow"/>
          </w:rPr>
          <w:delText xml:space="preserve"> and </w:delText>
        </w:r>
        <w:r w:rsidRPr="00197CE3" w:rsidDel="005C4DA2">
          <w:rPr>
            <w:highlight w:val="yellow"/>
          </w:rPr>
          <w:fldChar w:fldCharType="begin"/>
        </w:r>
        <w:r w:rsidRPr="00197CE3" w:rsidDel="005C4DA2">
          <w:rPr>
            <w:highlight w:val="yellow"/>
          </w:rPr>
          <w:delInstrText xml:space="preserve"> REF _Ref260476661 \w \h </w:delInstrText>
        </w:r>
        <w:r w:rsidRPr="00197CE3" w:rsidDel="005C4DA2">
          <w:rPr>
            <w:highlight w:val="yellow"/>
          </w:rPr>
        </w:r>
        <w:r w:rsidRPr="00197CE3" w:rsidDel="005C4DA2">
          <w:rPr>
            <w:highlight w:val="yellow"/>
          </w:rPr>
          <w:fldChar w:fldCharType="separate"/>
        </w:r>
        <w:r w:rsidR="00931CCB" w:rsidRPr="00197CE3" w:rsidDel="005C4DA2">
          <w:rPr>
            <w:highlight w:val="yellow"/>
          </w:rPr>
          <w:delText>0.b</w:delText>
        </w:r>
        <w:r w:rsidRPr="00197CE3" w:rsidDel="005C4DA2">
          <w:rPr>
            <w:highlight w:val="yellow"/>
          </w:rPr>
          <w:fldChar w:fldCharType="end"/>
        </w:r>
        <w:r w:rsidRPr="00197CE3" w:rsidDel="005C4DA2">
          <w:rPr>
            <w:highlight w:val="yellow"/>
          </w:rPr>
          <w:delText xml:space="preserve">, determine probability speech belongs to the </w:delText>
        </w:r>
        <w:r w:rsidR="0099428B" w:rsidRPr="00197CE3" w:rsidDel="005C4DA2">
          <w:rPr>
            <w:highlight w:val="yellow"/>
          </w:rPr>
          <w:delText>SoI</w:delText>
        </w:r>
        <w:r w:rsidRPr="00197CE3" w:rsidDel="005C4DA2">
          <w:rPr>
            <w:highlight w:val="yellow"/>
          </w:rPr>
          <w:delText>.</w:delText>
        </w:r>
      </w:del>
    </w:p>
    <w:p w14:paraId="7EC9AFAF" w14:textId="0D87A4E6" w:rsidR="00D23519" w:rsidRPr="00197CE3" w:rsidDel="005C4DA2" w:rsidRDefault="00DE5625" w:rsidP="00D23519">
      <w:pPr>
        <w:pStyle w:val="ListParagraph"/>
        <w:numPr>
          <w:ilvl w:val="0"/>
          <w:numId w:val="34"/>
        </w:numPr>
        <w:rPr>
          <w:del w:id="241" w:author="Ashley Gillman" w:date="2014-05-05T09:55:00Z"/>
          <w:highlight w:val="yellow"/>
        </w:rPr>
      </w:pPr>
      <w:del w:id="242" w:author="Ashley Gillman" w:date="2014-05-05T09:55:00Z">
        <w:r w:rsidRPr="00197CE3" w:rsidDel="005C4DA2">
          <w:rPr>
            <w:highlight w:val="yellow"/>
          </w:rPr>
          <w:delText>Reconstruct estimated speech using either:</w:delText>
        </w:r>
      </w:del>
    </w:p>
    <w:p w14:paraId="6F53DF8A" w14:textId="3CD5A841" w:rsidR="00DE5625" w:rsidRPr="00197CE3" w:rsidDel="005C4DA2" w:rsidRDefault="00DE5625" w:rsidP="00DE5625">
      <w:pPr>
        <w:pStyle w:val="ListParagraph"/>
        <w:numPr>
          <w:ilvl w:val="1"/>
          <w:numId w:val="34"/>
        </w:numPr>
        <w:rPr>
          <w:del w:id="243" w:author="Ashley Gillman" w:date="2014-05-05T09:55:00Z"/>
          <w:highlight w:val="yellow"/>
        </w:rPr>
      </w:pPr>
      <w:del w:id="244" w:author="Ashley Gillman" w:date="2014-05-05T09:55:00Z">
        <w:r w:rsidRPr="00197CE3" w:rsidDel="005C4DA2">
          <w:rPr>
            <w:highlight w:val="yellow"/>
          </w:rPr>
          <w:delText xml:space="preserve">Method 1: retain only activations with high likelihoods of belonging to the </w:delText>
        </w:r>
        <w:r w:rsidR="0099428B" w:rsidRPr="00197CE3" w:rsidDel="005C4DA2">
          <w:rPr>
            <w:highlight w:val="yellow"/>
          </w:rPr>
          <w:delText>SoI</w:delText>
        </w:r>
        <w:r w:rsidRPr="00197CE3" w:rsidDel="005C4DA2">
          <w:rPr>
            <w:highlight w:val="yellow"/>
          </w:rPr>
          <w:delText xml:space="preserve"> and multiply by the component matrix from </w:delText>
        </w:r>
        <w:r w:rsidRPr="00197CE3" w:rsidDel="005C4DA2">
          <w:rPr>
            <w:highlight w:val="yellow"/>
          </w:rPr>
          <w:fldChar w:fldCharType="begin"/>
        </w:r>
        <w:r w:rsidRPr="00197CE3" w:rsidDel="005C4DA2">
          <w:rPr>
            <w:highlight w:val="yellow"/>
          </w:rPr>
          <w:delInstrText xml:space="preserve"> REF _Ref260478438 \w \h </w:delInstrText>
        </w:r>
        <w:r w:rsidRPr="00197CE3" w:rsidDel="005C4DA2">
          <w:rPr>
            <w:highlight w:val="yellow"/>
          </w:rPr>
        </w:r>
        <w:r w:rsidRPr="00197CE3" w:rsidDel="005C4DA2">
          <w:rPr>
            <w:highlight w:val="yellow"/>
          </w:rPr>
          <w:fldChar w:fldCharType="separate"/>
        </w:r>
        <w:r w:rsidR="00931CCB" w:rsidRPr="00197CE3" w:rsidDel="005C4DA2">
          <w:rPr>
            <w:highlight w:val="yellow"/>
          </w:rPr>
          <w:delText>1.a</w:delText>
        </w:r>
        <w:r w:rsidRPr="00197CE3" w:rsidDel="005C4DA2">
          <w:rPr>
            <w:highlight w:val="yellow"/>
          </w:rPr>
          <w:fldChar w:fldCharType="end"/>
        </w:r>
        <w:r w:rsidRPr="00197CE3" w:rsidDel="005C4DA2">
          <w:rPr>
            <w:highlight w:val="yellow"/>
          </w:rPr>
          <w:delText>.</w:delText>
        </w:r>
      </w:del>
    </w:p>
    <w:p w14:paraId="6CD1D55A" w14:textId="1E2756A8" w:rsidR="00DE5625" w:rsidRPr="00197CE3" w:rsidDel="005C4DA2" w:rsidRDefault="00DE5625" w:rsidP="00DE5625">
      <w:pPr>
        <w:pStyle w:val="ListParagraph"/>
        <w:numPr>
          <w:ilvl w:val="1"/>
          <w:numId w:val="34"/>
        </w:numPr>
        <w:rPr>
          <w:del w:id="245" w:author="Ashley Gillman" w:date="2014-05-05T09:55:00Z"/>
          <w:highlight w:val="yellow"/>
        </w:rPr>
      </w:pPr>
      <w:del w:id="246" w:author="Ashley Gillman" w:date="2014-05-05T09:55:00Z">
        <w:r w:rsidRPr="00197CE3" w:rsidDel="005C4DA2">
          <w:rPr>
            <w:highlight w:val="yellow"/>
          </w:rPr>
          <w:delText xml:space="preserve">Method 2: retain only activations with high likelihoods of belonging to the </w:delText>
        </w:r>
        <w:r w:rsidR="0099428B" w:rsidRPr="00197CE3" w:rsidDel="005C4DA2">
          <w:rPr>
            <w:highlight w:val="yellow"/>
          </w:rPr>
          <w:delText>SoI</w:delText>
        </w:r>
        <w:r w:rsidRPr="00197CE3" w:rsidDel="005C4DA2">
          <w:rPr>
            <w:highlight w:val="yellow"/>
          </w:rPr>
          <w:delText xml:space="preserve">, realign component indexes of the component matrix from </w:delText>
        </w:r>
        <w:r w:rsidRPr="00197CE3" w:rsidDel="005C4DA2">
          <w:rPr>
            <w:highlight w:val="yellow"/>
          </w:rPr>
          <w:fldChar w:fldCharType="begin"/>
        </w:r>
        <w:r w:rsidRPr="00197CE3" w:rsidDel="005C4DA2">
          <w:rPr>
            <w:highlight w:val="yellow"/>
          </w:rPr>
          <w:delInstrText xml:space="preserve"> REF _Ref260476657 \w \h </w:delInstrText>
        </w:r>
        <w:r w:rsidRPr="00197CE3" w:rsidDel="005C4DA2">
          <w:rPr>
            <w:highlight w:val="yellow"/>
          </w:rPr>
        </w:r>
        <w:r w:rsidRPr="00197CE3" w:rsidDel="005C4DA2">
          <w:rPr>
            <w:highlight w:val="yellow"/>
          </w:rPr>
          <w:fldChar w:fldCharType="separate"/>
        </w:r>
        <w:r w:rsidR="00931CCB" w:rsidRPr="00197CE3" w:rsidDel="005C4DA2">
          <w:rPr>
            <w:highlight w:val="yellow"/>
          </w:rPr>
          <w:delText>0.a</w:delText>
        </w:r>
        <w:r w:rsidRPr="00197CE3" w:rsidDel="005C4DA2">
          <w:rPr>
            <w:highlight w:val="yellow"/>
          </w:rPr>
          <w:fldChar w:fldCharType="end"/>
        </w:r>
        <w:r w:rsidRPr="00197CE3" w:rsidDel="005C4DA2">
          <w:rPr>
            <w:highlight w:val="yellow"/>
          </w:rPr>
          <w:delText xml:space="preserve"> such that the components match those from </w:delText>
        </w:r>
        <w:r w:rsidRPr="00197CE3" w:rsidDel="005C4DA2">
          <w:rPr>
            <w:highlight w:val="yellow"/>
          </w:rPr>
          <w:fldChar w:fldCharType="begin"/>
        </w:r>
        <w:r w:rsidRPr="00197CE3" w:rsidDel="005C4DA2">
          <w:rPr>
            <w:highlight w:val="yellow"/>
          </w:rPr>
          <w:delInstrText xml:space="preserve"> REF _Ref260478438 \w \h </w:delInstrText>
        </w:r>
        <w:r w:rsidRPr="00197CE3" w:rsidDel="005C4DA2">
          <w:rPr>
            <w:highlight w:val="yellow"/>
          </w:rPr>
        </w:r>
        <w:r w:rsidRPr="00197CE3" w:rsidDel="005C4DA2">
          <w:rPr>
            <w:highlight w:val="yellow"/>
          </w:rPr>
          <w:fldChar w:fldCharType="separate"/>
        </w:r>
        <w:r w:rsidR="00931CCB" w:rsidRPr="00197CE3" w:rsidDel="005C4DA2">
          <w:rPr>
            <w:highlight w:val="yellow"/>
          </w:rPr>
          <w:delText>1.a</w:delText>
        </w:r>
        <w:r w:rsidRPr="00197CE3" w:rsidDel="005C4DA2">
          <w:rPr>
            <w:highlight w:val="yellow"/>
          </w:rPr>
          <w:fldChar w:fldCharType="end"/>
        </w:r>
        <w:r w:rsidRPr="00197CE3" w:rsidDel="005C4DA2">
          <w:rPr>
            <w:highlight w:val="yellow"/>
          </w:rPr>
          <w:delText xml:space="preserve"> , and multiply by this component matrix.</w:delText>
        </w:r>
      </w:del>
    </w:p>
    <w:p w14:paraId="4F99EF80" w14:textId="75AAD452" w:rsidR="00DE5625" w:rsidRDefault="005C4DA2" w:rsidP="0020316B">
      <w:pPr>
        <w:pStyle w:val="Heading3"/>
      </w:pPr>
      <w:bookmarkStart w:id="247" w:name="_Ref260903869"/>
      <w:bookmarkStart w:id="248" w:name="_Toc261250742"/>
      <w:r>
        <w:t>Reducing the Training Requirements</w:t>
      </w:r>
      <w:bookmarkEnd w:id="247"/>
      <w:bookmarkEnd w:id="248"/>
    </w:p>
    <w:p w14:paraId="04C42100" w14:textId="7F1F8D58" w:rsidR="005C4DA2" w:rsidRDefault="00ED4512" w:rsidP="005C4DA2">
      <w:r>
        <w:t xml:space="preserve">An issue with speech enhancement systems operating on characteristics of the SoI’s voice is that they require </w:t>
      </w:r>
      <w:r w:rsidRPr="00ED4512">
        <w:rPr>
          <w:i/>
        </w:rPr>
        <w:t>a priori</w:t>
      </w:r>
      <w:r>
        <w:t xml:space="preserve"> knowledge of the SoI’s voice. The length of recordings required is generally quite large: </w:t>
      </w:r>
      <w:r w:rsidR="00E67500">
        <w:fldChar w:fldCharType="begin"/>
      </w:r>
      <w:r w:rsidR="00E45EF9">
        <w:instrText xml:space="preserve"> ADDIN EN.CITE &lt;EndNote&gt;&lt;Cite AuthorYear="1"&gt;&lt;Author&gt;Raj&lt;/Author&gt;&lt;Year&gt;2011&lt;/Year&gt;&lt;RecNum&gt;16&lt;/RecNum&gt;&lt;DisplayText&gt;Raj, et al. [26]&lt;/DisplayText&gt;&lt;record&gt;&lt;rec-number&gt;16&lt;/rec-number&gt;&lt;foreign-keys&gt;&lt;key app="EN" db-id="5dxrfv0zyvsrr2expadxex5pprw2vrvw9rza" timestamp="1396307852"&gt;16&lt;/key&gt;&lt;/foreign-keys&gt;&lt;ref-type name="Conference Proceedings"&gt;10&lt;/ref-type&gt;&lt;contributors&gt;&lt;authors&gt;&lt;author&gt;Raj, Bhiksha&lt;/author&gt;&lt;author&gt;Singh, Rita&lt;/author&gt;&lt;author&gt;Virtanen, Tuomas&lt;/author&gt;&lt;/authors&gt;&lt;/contributors&gt;&lt;titles&gt;&lt;title&gt;Phoneme-Dependent NMF for Speech Enhancement in Monaural Mixtures&lt;/title&gt;&lt;secondary-title&gt;INTERSPEECH&lt;/secondary-title&gt;&lt;/titles&gt;&lt;pages&gt;1217-1220&lt;/pages&gt;&lt;dates&gt;&lt;year&gt;2011&lt;/year&gt;&lt;/dates&gt;&lt;urls&gt;&lt;/urls&gt;&lt;/record&gt;&lt;/Cite&gt;&lt;/EndNote&gt;</w:instrText>
      </w:r>
      <w:r w:rsidR="00E67500">
        <w:fldChar w:fldCharType="separate"/>
      </w:r>
      <w:r w:rsidR="00E45EF9">
        <w:rPr>
          <w:noProof/>
        </w:rPr>
        <w:t>Raj, et al. [26]</w:t>
      </w:r>
      <w:r w:rsidR="00E67500">
        <w:fldChar w:fldCharType="end"/>
      </w:r>
      <w:r w:rsidR="00E67500">
        <w:t xml:space="preserve"> used </w:t>
      </w:r>
      <w:r>
        <w:t xml:space="preserve">approximately 26 minutes of phoneme data, </w:t>
      </w:r>
      <w:r w:rsidR="00E67500">
        <w:t xml:space="preserve">and </w:t>
      </w:r>
      <w:r w:rsidR="00E67500">
        <w:fldChar w:fldCharType="begin"/>
      </w:r>
      <w:r w:rsidR="00E45EF9">
        <w:instrText xml:space="preserve"> ADDIN EN.CITE &lt;EndNote&gt;&lt;Cite AuthorYear="1"&gt;&lt;Author&gt;Mohammadiha&lt;/Author&gt;&lt;Year&gt;2013&lt;/Year&gt;&lt;RecNum&gt;7&lt;/RecNum&gt;&lt;DisplayText&gt;Mohammadiha and Leijon [14]&lt;/DisplayText&gt;&lt;record&gt;&lt;rec-number&gt;7&lt;/rec-number&gt;&lt;foreign-keys&gt;&lt;key app="EN" db-id="5dxrfv0zyvsrr2expadxex5pprw2vrvw9rza" timestamp="1395186986"&gt;7&lt;/key&gt;&lt;/foreign-keys&gt;&lt;ref-type name="Journal Article"&gt;17&lt;/ref-type&gt;&lt;contributors&gt;&lt;authors&gt;&lt;author&gt;Mohammadiha, Nasser&lt;/author&gt;&lt;author&gt;Leijon, Arne&lt;/author&gt;&lt;/authors&gt;&lt;/contributors&gt;&lt;titles&gt;&lt;title&gt;Nonnegative HMM for babble noise derived from speech HMM: Application to speech enhancement&lt;/title&gt;&lt;/titles&gt;&lt;dates&gt;&lt;year&gt;2013&lt;/year&gt;&lt;/dates&gt;&lt;isbn&gt;1558-7916&lt;/isbn&gt;&lt;urls&gt;&lt;/urls&gt;&lt;/record&gt;&lt;/Cite&gt;&lt;/EndNote&gt;</w:instrText>
      </w:r>
      <w:r w:rsidR="00E67500">
        <w:fldChar w:fldCharType="separate"/>
      </w:r>
      <w:r w:rsidR="00E45EF9">
        <w:rPr>
          <w:noProof/>
        </w:rPr>
        <w:t>Mohammadiha and Leijon [14]</w:t>
      </w:r>
      <w:r w:rsidR="00E67500">
        <w:fldChar w:fldCharType="end"/>
      </w:r>
      <w:r w:rsidR="00E67500">
        <w:t xml:space="preserve"> used</w:t>
      </w:r>
      <w:r>
        <w:t xml:space="preserve"> 600 sentences</w:t>
      </w:r>
      <w:r w:rsidR="00E67500">
        <w:t>.</w:t>
      </w:r>
      <w:r>
        <w:t xml:space="preserve"> This becomes an issue in practical systems: in some applications this may be acceptable, but for most, especially for systems for mass distribution to the public, this in not acceptable.</w:t>
      </w:r>
    </w:p>
    <w:p w14:paraId="1F59FE2D" w14:textId="2CB65E68" w:rsidR="00ED4512" w:rsidRDefault="00ED4512" w:rsidP="005C4DA2">
      <w:r>
        <w:t>The system outlined above requires 1 to 1000 bases per phoneme</w:t>
      </w:r>
      <w:r w:rsidR="00F611E9">
        <w:t>. At 40 phonemes and 20-40</w:t>
      </w:r>
      <w:r w:rsidR="008A4393">
        <w:t xml:space="preserve"> </w:t>
      </w:r>
      <w:proofErr w:type="spellStart"/>
      <w:r w:rsidR="00F611E9">
        <w:t>ms</w:t>
      </w:r>
      <w:proofErr w:type="spellEnd"/>
      <w:r w:rsidR="00F611E9">
        <w:t xml:space="preserve"> per frame, this corresponds to over half an hour required for 1000 bases, or just 3 minutes if 100 bases are found to be adequate.</w:t>
      </w:r>
    </w:p>
    <w:p w14:paraId="782C5009" w14:textId="4C8E8D77" w:rsidR="00F611E9" w:rsidRDefault="008A4393" w:rsidP="005C4DA2">
      <w:r>
        <w:lastRenderedPageBreak/>
        <w:t>In order to gather the required test data in a practical system, for example for a mobile phone application or a smart hearing aid, two systems are proposed.</w:t>
      </w:r>
      <w:r w:rsidR="00F611E9">
        <w:t xml:space="preserve"> </w:t>
      </w:r>
      <w:r>
        <w:t>The first</w:t>
      </w:r>
      <w:r w:rsidR="00F611E9">
        <w:t xml:space="preserve"> </w:t>
      </w:r>
      <w:r>
        <w:t>requires</w:t>
      </w:r>
      <w:r w:rsidR="00F611E9">
        <w:t xml:space="preserve"> the speaker to read a known set of sentences, i.e., the speaker will read a known passage. The second system operates on unknown passages, such that it could be incorporated into a mobile phone to train whilst the speaker has a natural conversation over the phon</w:t>
      </w:r>
      <w:r>
        <w:t>e</w:t>
      </w:r>
      <w:r w:rsidR="00F611E9">
        <w:t>. Both systems require an ASR to recognise the speech at the phoneme level.</w:t>
      </w:r>
    </w:p>
    <w:p w14:paraId="3527384D" w14:textId="5A42B18D" w:rsidR="00F611E9" w:rsidRDefault="00F611E9" w:rsidP="00F611E9">
      <w:r>
        <w:t>Prompted sentences shall be selected in order to provide as much phoneme variation as possible. Some phonemes are naturally more common in occurrence than others, and it is expected that some phonemes, such as /ZH/, will be more difficult to obtain. For these phonemes, the number of bases is allowed to be smaller.</w:t>
      </w:r>
    </w:p>
    <w:p w14:paraId="01479E0C" w14:textId="05B1F0A9" w:rsidR="00F611E9" w:rsidDel="00C26445" w:rsidRDefault="00F611E9" w:rsidP="00F611E9">
      <w:pPr>
        <w:rPr>
          <w:del w:id="249" w:author="Ashley Gillman" w:date="2014-05-08T23:13:00Z"/>
        </w:rPr>
      </w:pPr>
      <w:del w:id="250" w:author="Ashley Gillman" w:date="2014-05-08T23:13:00Z">
        <w:r w:rsidRPr="00F611E9" w:rsidDel="00C26445">
          <w:rPr>
            <w:highlight w:val="yellow"/>
          </w:rPr>
          <w:delText>--Include table</w:delText>
        </w:r>
        <w:r w:rsidR="00954617" w:rsidDel="00C26445">
          <w:rPr>
            <w:highlight w:val="yellow"/>
          </w:rPr>
          <w:delText>/graph</w:delText>
        </w:r>
        <w:r w:rsidRPr="00F611E9" w:rsidDel="00C26445">
          <w:rPr>
            <w:highlight w:val="yellow"/>
          </w:rPr>
          <w:delText xml:space="preserve"> on phoneme occurrence rates</w:delText>
        </w:r>
        <w:r w:rsidDel="00C26445">
          <w:rPr>
            <w:highlight w:val="yellow"/>
          </w:rPr>
          <w:delText>—</w:delText>
        </w:r>
      </w:del>
    </w:p>
    <w:p w14:paraId="0DB87134" w14:textId="71495589" w:rsidR="00F55A79" w:rsidRDefault="00F611E9" w:rsidP="00F611E9">
      <w:r>
        <w:t>Regardless of whether the free-speech or prompted method is used, the recording shall then be passed through an ASR algorithm for phoneme-level recognition</w:t>
      </w:r>
      <w:r w:rsidR="00FE3537">
        <w:t xml:space="preserve"> </w:t>
      </w:r>
      <w:r w:rsidR="00FE3537">
        <w:fldChar w:fldCharType="begin"/>
      </w:r>
      <w:r w:rsidR="00E45EF9">
        <w:instrText xml:space="preserve"> ADDIN EN.CITE &lt;EndNote&gt;&lt;Cite&gt;&lt;Author&gt;Gorman&lt;/Author&gt;&lt;Year&gt;2007&lt;/Year&gt;&lt;RecNum&gt;56&lt;/RecNum&gt;&lt;DisplayText&gt;[46]&lt;/DisplayText&gt;&lt;record&gt;&lt;rec-number&gt;56&lt;/rec-number&gt;&lt;foreign-keys&gt;&lt;key app="EN" db-id="5dxrfv0zyvsrr2expadxex5pprw2vrvw9rza" timestamp="1399255277"&gt;56&lt;/key&gt;&lt;/foreign-keys&gt;&lt;ref-type name="Web Page"&gt;12&lt;/ref-type&gt;&lt;contributors&gt;&lt;authors&gt;&lt;author&gt;Kyle Gorman&lt;/author&gt;&lt;/authors&gt;&lt;/contributors&gt;&lt;titles&gt;&lt;title&gt;Automatic Speech Segmentation with HTK&lt;/title&gt;&lt;/titles&gt;&lt;volume&gt;2014&lt;/volume&gt;&lt;number&gt;5/5/14&lt;/number&gt;&lt;dates&gt;&lt;year&gt;2007&lt;/year&gt;&lt;/dates&gt;&lt;pub-location&gt;Pennsylvania&lt;/pub-location&gt;&lt;publisher&gt;Department of Linguistics, University of Pennsylvania Institute for Research in Cognitive Science&lt;/publisher&gt;&lt;work-type&gt;Tutorial&lt;/work-type&gt;&lt;urls&gt;&lt;related-urls&gt;&lt;url&gt;http://www.ling.upenn.edu/~kgorman/speechseg.html/.speechseg.html&lt;/url&gt;&lt;/related-urls&gt;&lt;/urls&gt;&lt;/record&gt;&lt;/Cite&gt;&lt;/EndNote&gt;</w:instrText>
      </w:r>
      <w:r w:rsidR="00FE3537">
        <w:fldChar w:fldCharType="separate"/>
      </w:r>
      <w:r w:rsidR="00E45EF9">
        <w:rPr>
          <w:noProof/>
        </w:rPr>
        <w:t>[46]</w:t>
      </w:r>
      <w:r w:rsidR="00FE3537">
        <w:fldChar w:fldCharType="end"/>
      </w:r>
      <w:r>
        <w:t xml:space="preserve">. The phoneme set to be used is the CMUDICT </w:t>
      </w:r>
      <w:r>
        <w:fldChar w:fldCharType="begin"/>
      </w:r>
      <w:r w:rsidR="00E45EF9">
        <w:instrText xml:space="preserve"> ADDIN EN.CITE &lt;EndNote&gt;&lt;Cite&gt;&lt;Author&gt;Weide&lt;/Author&gt;&lt;Year&gt;2005&lt;/Year&gt;&lt;RecNum&gt;55&lt;/RecNum&gt;&lt;DisplayText&gt;[47]&lt;/DisplayText&gt;&lt;record&gt;&lt;rec-number&gt;55&lt;/rec-number&gt;&lt;foreign-keys&gt;&lt;key app="EN" db-id="5dxrfv0zyvsrr2expadxex5pprw2vrvw9rza" timestamp="1399253224"&gt;55&lt;/key&gt;&lt;/foreign-keys&gt;&lt;ref-type name="Journal Article"&gt;17&lt;/ref-type&gt;&lt;contributors&gt;&lt;authors&gt;&lt;author&gt;Weide, R&lt;/author&gt;&lt;/authors&gt;&lt;/contributors&gt;&lt;titles&gt;&lt;title&gt;The Carnegie mellon pronouncing dictionary [CMUDICT. 0.6]&lt;/title&gt;&lt;secondary-title&gt;Carnegie MellonUniversity: http://www.speech.cs.cmu.edu/cgi-bin/cmudict.&lt;/secondary-title&gt;&lt;/titles&gt;&lt;periodical&gt;&lt;full-title&gt;Carnegie MellonUniversity: http://www.speech.cs.cmu.edu/cgi-bin/cmudict.&lt;/full-title&gt;&lt;/periodical&gt;&lt;volume&gt;9&lt;/volume&gt;&lt;dates&gt;&lt;year&gt;2005&lt;/year&gt;&lt;/dates&gt;&lt;urls&gt;&lt;/urls&gt;&lt;access-date&gt;5/5/14&lt;/access-date&gt;&lt;/record&gt;&lt;/Cite&gt;&lt;/EndNote&gt;</w:instrText>
      </w:r>
      <w:r>
        <w:fldChar w:fldCharType="separate"/>
      </w:r>
      <w:r w:rsidR="00E45EF9">
        <w:rPr>
          <w:noProof/>
        </w:rPr>
        <w:t>[47]</w:t>
      </w:r>
      <w:r>
        <w:fldChar w:fldCharType="end"/>
      </w:r>
      <w:r>
        <w:t xml:space="preserve">, based on the </w:t>
      </w:r>
      <w:proofErr w:type="spellStart"/>
      <w:r>
        <w:t>ARPAbet</w:t>
      </w:r>
      <w:proofErr w:type="spellEnd"/>
      <w:r>
        <w:t>.</w:t>
      </w:r>
    </w:p>
    <w:p w14:paraId="4C898931" w14:textId="4CBBA479" w:rsidR="00DA3DA5" w:rsidRDefault="00DA3DA5" w:rsidP="00F611E9">
      <w:r>
        <w:t>Once phonemes have been identified and synchronised with speech, samples can then be drawn. Samples are to be drawn randomly from within the bounds of the phoneme, i.e., not all from the beginning or the end of the phoneme. This is to prevent bias, and to ensure a strong model. The actual number of samples drawn is subject to the test parameters and will be varied. The drawn samples are then concatenated to form the spectral component matrix.</w:t>
      </w:r>
    </w:p>
    <w:p w14:paraId="3634924A" w14:textId="17A38A29" w:rsidR="00DA3DA5" w:rsidRPr="00F611E9" w:rsidRDefault="00DA3DA5" w:rsidP="00F611E9">
      <w:r>
        <w:t>A further option, to be implemented and tested, is to further apply NMF training, using the above formed spectral component matrix as an input.</w:t>
      </w:r>
      <w:r w:rsidR="00B622EE">
        <w:t xml:space="preserve"> Multiplicative update rules </w:t>
      </w:r>
      <w:r w:rsidR="00954617">
        <w:t>will</w:t>
      </w:r>
      <w:r w:rsidR="00B622EE">
        <w:t xml:space="preserve"> be used, as they are more sensitive to initial conditions than ALS algorithms </w:t>
      </w:r>
      <w:r w:rsidR="00B622EE">
        <w:fldChar w:fldCharType="begin"/>
      </w:r>
      <w:r w:rsidR="00E45EF9">
        <w:instrText xml:space="preserve"> ADDIN EN.CITE &lt;EndNote&gt;&lt;Cite&gt;&lt;Author&gt;Berry&lt;/Author&gt;&lt;Year&gt;2007&lt;/Year&gt;&lt;RecNum&gt;15&lt;/RecNum&gt;&lt;DisplayText&gt;[31]&lt;/DisplayText&gt;&lt;record&gt;&lt;rec-number&gt;15&lt;/rec-number&gt;&lt;foreign-keys&gt;&lt;key app="EN" db-id="5dxrfv0zyvsrr2expadxex5pprw2vrvw9rza" timestamp="1396157590"&gt;15&lt;/key&gt;&lt;/foreign-keys&gt;&lt;ref-type name="Journal Article"&gt;17&lt;/ref-type&gt;&lt;contributors&gt;&lt;authors&gt;&lt;author&gt;Berry, Michael W&lt;/author&gt;&lt;author&gt;Browne, Murray&lt;/author&gt;&lt;author&gt;Langville, Amy N&lt;/author&gt;&lt;author&gt;Pauca, V Paul&lt;/author&gt;&lt;author&gt;Plemmons, Robert J&lt;/author&gt;&lt;/authors&gt;&lt;/contributors&gt;&lt;titles&gt;&lt;title&gt;Algorithms and applications for approximate nonnegative matrix factorization&lt;/title&gt;&lt;secondary-title&gt;Computational Statistics &amp;amp; Data Analysis&lt;/secondary-title&gt;&lt;/titles&gt;&lt;periodical&gt;&lt;full-title&gt;Computational Statistics &amp;amp; Data Analysis&lt;/full-title&gt;&lt;/periodical&gt;&lt;pages&gt;155-173&lt;/pages&gt;&lt;volume&gt;52&lt;/volume&gt;&lt;number&gt;1&lt;/number&gt;&lt;dates&gt;&lt;year&gt;2007&lt;/year&gt;&lt;/dates&gt;&lt;isbn&gt;0167-9473&lt;/isbn&gt;&lt;urls&gt;&lt;/urls&gt;&lt;/record&gt;&lt;/Cite&gt;&lt;/EndNote&gt;</w:instrText>
      </w:r>
      <w:r w:rsidR="00B622EE">
        <w:fldChar w:fldCharType="separate"/>
      </w:r>
      <w:r w:rsidR="00E45EF9">
        <w:rPr>
          <w:noProof/>
        </w:rPr>
        <w:t>[31]</w:t>
      </w:r>
      <w:r w:rsidR="00B622EE">
        <w:fldChar w:fldCharType="end"/>
      </w:r>
      <w:r w:rsidR="00954617">
        <w:t>.</w:t>
      </w:r>
    </w:p>
    <w:p w14:paraId="4DC7BAA9" w14:textId="051D9C81" w:rsidR="00857D89" w:rsidDel="00954617" w:rsidRDefault="008A72C6" w:rsidP="0020316B">
      <w:pPr>
        <w:rPr>
          <w:del w:id="251" w:author="Ashley Gillman" w:date="2014-05-05T20:13:00Z"/>
        </w:rPr>
      </w:pPr>
      <w:commentRangeStart w:id="252"/>
      <w:del w:id="253" w:author="Ashley Gillman" w:date="2014-05-05T20:13:00Z">
        <w:r w:rsidDel="00954617">
          <w:delText xml:space="preserve">An issue </w:delText>
        </w:r>
        <w:commentRangeEnd w:id="252"/>
        <w:r w:rsidR="00C75A06" w:rsidDel="00954617">
          <w:rPr>
            <w:rStyle w:val="CommentReference"/>
            <w:lang w:val="en-AU" w:eastAsia="en-US"/>
          </w:rPr>
          <w:commentReference w:id="252"/>
        </w:r>
        <w:r w:rsidDel="00954617">
          <w:delText xml:space="preserve">arises where the component matrix and activation matrix were not trained together. </w:delText>
        </w:r>
        <w:commentRangeStart w:id="254"/>
        <w:r w:rsidDel="00954617">
          <w:delText xml:space="preserve">The </w:delText>
        </w:r>
        <w:commentRangeEnd w:id="254"/>
        <w:r w:rsidR="00C75A06" w:rsidDel="00954617">
          <w:rPr>
            <w:rStyle w:val="CommentReference"/>
            <w:lang w:val="en-AU" w:eastAsia="en-US"/>
          </w:rPr>
          <w:commentReference w:id="254"/>
        </w:r>
        <w:r w:rsidDel="00954617">
          <w:delText>component indexes do not align, and thus it is meaningless to use them together.</w:delText>
        </w:r>
        <w:r w:rsidR="00857D89" w:rsidDel="00954617">
          <w:delText xml:space="preserve"> A number of possible solutions are proposed to overcome this issue:</w:delText>
        </w:r>
      </w:del>
    </w:p>
    <w:p w14:paraId="32C424E2" w14:textId="5C09AC8C" w:rsidR="00857D89" w:rsidDel="00954617" w:rsidRDefault="00857D89" w:rsidP="00857D89">
      <w:pPr>
        <w:pStyle w:val="ListParagraph"/>
        <w:numPr>
          <w:ilvl w:val="0"/>
          <w:numId w:val="37"/>
        </w:numPr>
        <w:rPr>
          <w:del w:id="255" w:author="Ashley Gillman" w:date="2014-05-05T20:13:00Z"/>
        </w:rPr>
      </w:pPr>
      <w:del w:id="256" w:author="Ashley Gillman" w:date="2014-05-05T20:13:00Z">
        <w:r w:rsidDel="00954617">
          <w:delText>Draw phonemes from training signals and use normalised phoneme slices as a component matrix. Component matrices can then be used interchangeably.</w:delText>
        </w:r>
      </w:del>
    </w:p>
    <w:p w14:paraId="2FD50303" w14:textId="36E55B8E" w:rsidR="00857D89" w:rsidDel="00954617" w:rsidRDefault="00857D89" w:rsidP="00857D89">
      <w:pPr>
        <w:pStyle w:val="ListParagraph"/>
        <w:numPr>
          <w:ilvl w:val="0"/>
          <w:numId w:val="37"/>
        </w:numPr>
        <w:rPr>
          <w:del w:id="257" w:author="Ashley Gillman" w:date="2014-05-05T20:13:00Z"/>
        </w:rPr>
      </w:pPr>
      <w:del w:id="258" w:author="Ashley Gillman" w:date="2014-05-05T20:13:00Z">
        <w:r w:rsidDel="00954617">
          <w:delText>Draw phonemes from training signals, and use a component matrix formed from these as the input to the NMF algorithm.</w:delText>
        </w:r>
      </w:del>
    </w:p>
    <w:p w14:paraId="26334600" w14:textId="17F6244A" w:rsidR="00857D89" w:rsidDel="00954617" w:rsidRDefault="00857D89" w:rsidP="00857D89">
      <w:pPr>
        <w:pStyle w:val="ListParagraph"/>
        <w:numPr>
          <w:ilvl w:val="0"/>
          <w:numId w:val="37"/>
        </w:numPr>
        <w:rPr>
          <w:del w:id="259" w:author="Ashley Gillman" w:date="2014-05-05T20:13:00Z"/>
        </w:rPr>
      </w:pPr>
      <w:del w:id="260" w:author="Ashley Gillman" w:date="2014-05-05T20:13:00Z">
        <w:r w:rsidDel="00954617">
          <w:delText>Use the generalised component matrix trained on multiple speakers as the input to the NMF algorithm.</w:delText>
        </w:r>
      </w:del>
    </w:p>
    <w:p w14:paraId="334F3580" w14:textId="61A5092B" w:rsidR="00857D89" w:rsidRPr="00857D89" w:rsidDel="00954617" w:rsidRDefault="00857D89" w:rsidP="00857D89">
      <w:pPr>
        <w:rPr>
          <w:del w:id="261" w:author="Ashley Gillman" w:date="2014-05-05T20:13:00Z"/>
        </w:rPr>
      </w:pPr>
      <w:del w:id="262" w:author="Ashley Gillman" w:date="2014-05-05T20:13:00Z">
        <w:r w:rsidDel="00954617">
          <w:delText>Each of the above methods shall be compared for accuracy.</w:delText>
        </w:r>
      </w:del>
    </w:p>
    <w:p w14:paraId="707EE812" w14:textId="21A8E972" w:rsidR="00DE5625" w:rsidRDefault="003F2A19" w:rsidP="003F2A19">
      <w:pPr>
        <w:pStyle w:val="Heading2"/>
      </w:pPr>
      <w:bookmarkStart w:id="263" w:name="_Toc261250743"/>
      <w:r>
        <w:t>Test Data</w:t>
      </w:r>
      <w:bookmarkEnd w:id="263"/>
    </w:p>
    <w:p w14:paraId="7E653B0E" w14:textId="34EF24BD" w:rsidR="00725362" w:rsidRDefault="003F2A19" w:rsidP="003F2A19">
      <w:r>
        <w:t>Test data to be used shall be a mixture of speakers from the Wall Street Journal</w:t>
      </w:r>
      <w:r w:rsidR="002B7213">
        <w:t xml:space="preserve"> (WSJ)</w:t>
      </w:r>
      <w:r>
        <w:t xml:space="preserve"> corpus </w:t>
      </w:r>
      <w:r>
        <w:fldChar w:fldCharType="begin"/>
      </w:r>
      <w:r w:rsidR="00E45EF9">
        <w:instrText xml:space="preserve"> ADDIN EN.CITE &lt;EndNote&gt;&lt;Cite&gt;&lt;Author&gt;Robinson&lt;/Author&gt;&lt;Year&gt;1995&lt;/Year&gt;&lt;RecNum&gt;48&lt;/RecNum&gt;&lt;DisplayText&gt;[48]&lt;/DisplayText&gt;&lt;record&gt;&lt;rec-number&gt;48&lt;/rec-number&gt;&lt;foreign-keys&gt;&lt;key app="EN" db-id="5dxrfv0zyvsrr2expadxex5pprw2vrvw9rza" timestamp="1398827831"&gt;48&lt;/key&gt;&lt;/foreign-keys&gt;&lt;ref-type name="Conference Proceedings"&gt;10&lt;/ref-type&gt;&lt;contributors&gt;&lt;authors&gt;&lt;author&gt;Robinson, Tony&lt;/author&gt;&lt;author&gt;Fransen, Jeroen&lt;/author&gt;&lt;author&gt;Pye, David&lt;/author&gt;&lt;author&gt;Foote, Jonathan&lt;/author&gt;&lt;author&gt;Renals, Steve&lt;/author&gt;&lt;/authors&gt;&lt;/contributors&gt;&lt;titles&gt;&lt;title&gt;WSJCAMO: A British English speech corpus for large vocabulary continuous speech recognition&lt;/title&gt;&lt;secondary-title&gt;Acoustics, Speech, and Signal Processing, 1995. ICASSP-95., 1995 International Conference on&lt;/secondary-title&gt;&lt;/titles&gt;&lt;pages&gt;81-84&lt;/pages&gt;&lt;volume&gt;1&lt;/volume&gt;&lt;dates&gt;&lt;year&gt;1995&lt;/year&gt;&lt;/dates&gt;&lt;publisher&gt;IEEE&lt;/publisher&gt;&lt;isbn&gt;0780324315&lt;/isbn&gt;&lt;urls&gt;&lt;/urls&gt;&lt;/record&gt;&lt;/Cite&gt;&lt;/EndNote&gt;</w:instrText>
      </w:r>
      <w:r>
        <w:fldChar w:fldCharType="separate"/>
      </w:r>
      <w:r w:rsidR="00E45EF9">
        <w:rPr>
          <w:noProof/>
        </w:rPr>
        <w:t>[48]</w:t>
      </w:r>
      <w:r>
        <w:fldChar w:fldCharType="end"/>
      </w:r>
      <w:r>
        <w:t xml:space="preserve">. </w:t>
      </w:r>
      <w:r w:rsidR="00725362">
        <w:t xml:space="preserve">Different recordings will be reserved for testing and training. </w:t>
      </w:r>
      <w:r>
        <w:t>Test</w:t>
      </w:r>
      <w:r w:rsidR="00725362">
        <w:t>s</w:t>
      </w:r>
      <w:r>
        <w:t xml:space="preserve"> </w:t>
      </w:r>
      <w:r w:rsidR="00725362">
        <w:t>signals</w:t>
      </w:r>
      <w:r>
        <w:t xml:space="preserve"> </w:t>
      </w:r>
      <w:r w:rsidR="00725362">
        <w:t>will be a speech signal for the SoI added to a number of other signals representing the babble noise.</w:t>
      </w:r>
    </w:p>
    <w:p w14:paraId="633AED2D" w14:textId="1102BDD1" w:rsidR="004565CC" w:rsidRDefault="00725362" w:rsidP="003F2A19">
      <w:r>
        <w:t>Tests</w:t>
      </w:r>
      <w:r w:rsidR="003F2A19">
        <w:t xml:space="preserve"> will begin under conditions defined as </w:t>
      </w:r>
      <w:r w:rsidR="00341753">
        <w:t>lower</w:t>
      </w:r>
      <w:r w:rsidR="003F2A19">
        <w:t xml:space="preserve"> difficulty, and the difficulty shall be until </w:t>
      </w:r>
      <w:r w:rsidR="004565CC">
        <w:t xml:space="preserve">increased </w:t>
      </w:r>
      <w:r w:rsidR="003F2A19">
        <w:t>the algorithms perform no significant increase in recognition. Definitions of difficulty are given in</w:t>
      </w:r>
      <w:r w:rsidR="004565CC">
        <w:t xml:space="preserve"> </w:t>
      </w:r>
      <w:r w:rsidR="004565CC">
        <w:fldChar w:fldCharType="begin"/>
      </w:r>
      <w:r w:rsidR="004565CC">
        <w:instrText xml:space="preserve"> REF _Ref261201109 \h </w:instrText>
      </w:r>
      <w:r w:rsidR="004565CC">
        <w:fldChar w:fldCharType="separate"/>
      </w:r>
      <w:r w:rsidR="004565CC">
        <w:t xml:space="preserve">Table </w:t>
      </w:r>
      <w:r w:rsidR="004565CC">
        <w:rPr>
          <w:noProof/>
        </w:rPr>
        <w:t>3</w:t>
      </w:r>
      <w:r w:rsidR="004565CC">
        <w:noBreakHyphen/>
      </w:r>
      <w:r w:rsidR="004565CC">
        <w:rPr>
          <w:noProof/>
        </w:rPr>
        <w:t>1</w:t>
      </w:r>
      <w:r w:rsidR="004565CC">
        <w:fldChar w:fldCharType="end"/>
      </w:r>
      <w:r w:rsidR="004565CC">
        <w:t>.</w:t>
      </w:r>
    </w:p>
    <w:p w14:paraId="1D4C85F3" w14:textId="17A599CA" w:rsidR="0027647B" w:rsidRDefault="004565CC" w:rsidP="004565CC">
      <w:pPr>
        <w:pStyle w:val="Caption"/>
      </w:pPr>
      <w:r>
        <w:br w:type="column"/>
      </w:r>
      <w:bookmarkStart w:id="264" w:name="_Ref261201109"/>
      <w:bookmarkStart w:id="265" w:name="_Toc261201663"/>
      <w:bookmarkStart w:id="266" w:name="_Toc261250755"/>
      <w:r w:rsidR="0027647B">
        <w:t xml:space="preserve">Table </w:t>
      </w:r>
      <w:r w:rsidR="0027647B">
        <w:fldChar w:fldCharType="begin"/>
      </w:r>
      <w:r w:rsidR="0027647B">
        <w:instrText xml:space="preserve"> STYLEREF 1 \s </w:instrText>
      </w:r>
      <w:r w:rsidR="0027647B">
        <w:fldChar w:fldCharType="separate"/>
      </w:r>
      <w:r>
        <w:rPr>
          <w:noProof/>
        </w:rPr>
        <w:t>3</w:t>
      </w:r>
      <w:r w:rsidR="0027647B">
        <w:fldChar w:fldCharType="end"/>
      </w:r>
      <w:r w:rsidR="0027647B">
        <w:noBreakHyphen/>
      </w:r>
      <w:r w:rsidR="0027647B">
        <w:fldChar w:fldCharType="begin"/>
      </w:r>
      <w:r w:rsidR="0027647B">
        <w:instrText xml:space="preserve"> SEQ Table \* ARABIC \s 1 </w:instrText>
      </w:r>
      <w:r w:rsidR="0027647B">
        <w:fldChar w:fldCharType="separate"/>
      </w:r>
      <w:r>
        <w:rPr>
          <w:noProof/>
        </w:rPr>
        <w:t>1</w:t>
      </w:r>
      <w:r w:rsidR="0027647B">
        <w:fldChar w:fldCharType="end"/>
      </w:r>
      <w:bookmarkEnd w:id="264"/>
      <w:r w:rsidR="0027647B">
        <w:t xml:space="preserve"> – Difficulty Classification</w:t>
      </w:r>
      <w:bookmarkEnd w:id="265"/>
      <w:bookmarkEnd w:id="266"/>
    </w:p>
    <w:tbl>
      <w:tblPr>
        <w:tblStyle w:val="TableGrid"/>
        <w:tblW w:w="0" w:type="auto"/>
        <w:tblLook w:val="04A0" w:firstRow="1" w:lastRow="0" w:firstColumn="1" w:lastColumn="0" w:noHBand="0" w:noVBand="1"/>
      </w:tblPr>
      <w:tblGrid>
        <w:gridCol w:w="2812"/>
        <w:gridCol w:w="2812"/>
        <w:gridCol w:w="2812"/>
      </w:tblGrid>
      <w:tr w:rsidR="003F2A19" w:rsidRPr="003F2A19" w14:paraId="53CAAA9C" w14:textId="77777777" w:rsidTr="002B7213">
        <w:trPr>
          <w:cantSplit/>
        </w:trPr>
        <w:tc>
          <w:tcPr>
            <w:tcW w:w="2812" w:type="dxa"/>
          </w:tcPr>
          <w:p w14:paraId="668D22DA" w14:textId="7C64E0F4" w:rsidR="003F2A19" w:rsidRPr="003F2A19" w:rsidRDefault="003F2A19" w:rsidP="003F2A19">
            <w:pPr>
              <w:spacing w:line="240" w:lineRule="auto"/>
              <w:jc w:val="left"/>
            </w:pPr>
          </w:p>
        </w:tc>
        <w:tc>
          <w:tcPr>
            <w:tcW w:w="2812" w:type="dxa"/>
          </w:tcPr>
          <w:p w14:paraId="4F7EFB5B" w14:textId="18C0A08C" w:rsidR="003F2A19" w:rsidRPr="003F2A19" w:rsidRDefault="003F2A19" w:rsidP="003F2A19">
            <w:pPr>
              <w:spacing w:line="240" w:lineRule="auto"/>
              <w:jc w:val="left"/>
              <w:rPr>
                <w:b/>
              </w:rPr>
            </w:pPr>
            <w:r w:rsidRPr="003F2A19">
              <w:rPr>
                <w:b/>
              </w:rPr>
              <w:t>Lower Difficulty</w:t>
            </w:r>
          </w:p>
        </w:tc>
        <w:tc>
          <w:tcPr>
            <w:tcW w:w="2812" w:type="dxa"/>
          </w:tcPr>
          <w:p w14:paraId="557DBD0E" w14:textId="30DBD41B" w:rsidR="003F2A19" w:rsidRPr="003F2A19" w:rsidRDefault="003F2A19" w:rsidP="003F2A19">
            <w:pPr>
              <w:spacing w:line="240" w:lineRule="auto"/>
              <w:jc w:val="left"/>
              <w:rPr>
                <w:b/>
              </w:rPr>
            </w:pPr>
            <w:r w:rsidRPr="003F2A19">
              <w:rPr>
                <w:b/>
              </w:rPr>
              <w:t>Higher Difficulty</w:t>
            </w:r>
          </w:p>
        </w:tc>
      </w:tr>
      <w:tr w:rsidR="003F2A19" w14:paraId="4CBEDA82" w14:textId="77777777" w:rsidTr="002B7213">
        <w:trPr>
          <w:cantSplit/>
        </w:trPr>
        <w:tc>
          <w:tcPr>
            <w:tcW w:w="2812" w:type="dxa"/>
          </w:tcPr>
          <w:p w14:paraId="21000B6D" w14:textId="238BBCDA" w:rsidR="003F2A19" w:rsidRPr="003F2A19" w:rsidRDefault="003F2A19" w:rsidP="003F2A19">
            <w:pPr>
              <w:spacing w:line="240" w:lineRule="auto"/>
              <w:jc w:val="left"/>
            </w:pPr>
            <w:r w:rsidRPr="003F2A19">
              <w:lastRenderedPageBreak/>
              <w:t>Gender</w:t>
            </w:r>
          </w:p>
        </w:tc>
        <w:tc>
          <w:tcPr>
            <w:tcW w:w="2812" w:type="dxa"/>
          </w:tcPr>
          <w:p w14:paraId="19C30587" w14:textId="75AFACD8" w:rsidR="003F2A19" w:rsidRDefault="003F2A19" w:rsidP="0099428B">
            <w:pPr>
              <w:spacing w:line="240" w:lineRule="auto"/>
              <w:jc w:val="left"/>
            </w:pPr>
            <w:r>
              <w:t xml:space="preserve">Competing speaker(s) different gender to </w:t>
            </w:r>
            <w:r w:rsidR="0099428B">
              <w:t>SoI</w:t>
            </w:r>
          </w:p>
        </w:tc>
        <w:tc>
          <w:tcPr>
            <w:tcW w:w="2812" w:type="dxa"/>
          </w:tcPr>
          <w:p w14:paraId="69B7D6F8" w14:textId="1FEAD36A" w:rsidR="003F2A19" w:rsidRDefault="003F2A19" w:rsidP="0099428B">
            <w:pPr>
              <w:spacing w:line="240" w:lineRule="auto"/>
              <w:jc w:val="left"/>
            </w:pPr>
            <w:r>
              <w:t xml:space="preserve">Competing speakers(s) same gender as </w:t>
            </w:r>
            <w:r w:rsidR="0099428B">
              <w:t>SoI</w:t>
            </w:r>
          </w:p>
        </w:tc>
      </w:tr>
      <w:tr w:rsidR="003F2A19" w14:paraId="37769BA6" w14:textId="77777777" w:rsidTr="002B7213">
        <w:trPr>
          <w:cantSplit/>
        </w:trPr>
        <w:tc>
          <w:tcPr>
            <w:tcW w:w="2812" w:type="dxa"/>
          </w:tcPr>
          <w:p w14:paraId="21AB9CC0" w14:textId="5C3DF330" w:rsidR="003F2A19" w:rsidRPr="003F2A19" w:rsidRDefault="003F2A19" w:rsidP="003F2A19">
            <w:pPr>
              <w:spacing w:line="240" w:lineRule="auto"/>
              <w:jc w:val="left"/>
            </w:pPr>
            <w:r w:rsidRPr="003F2A19">
              <w:t>Number of competing speakers</w:t>
            </w:r>
          </w:p>
        </w:tc>
        <w:tc>
          <w:tcPr>
            <w:tcW w:w="2812" w:type="dxa"/>
          </w:tcPr>
          <w:p w14:paraId="4FA941D9" w14:textId="4FA76801" w:rsidR="003F2A19" w:rsidRDefault="003F2A19" w:rsidP="003F2A19">
            <w:pPr>
              <w:spacing w:line="240" w:lineRule="auto"/>
              <w:jc w:val="left"/>
            </w:pPr>
            <w:r>
              <w:t>2</w:t>
            </w:r>
          </w:p>
        </w:tc>
        <w:tc>
          <w:tcPr>
            <w:tcW w:w="2812" w:type="dxa"/>
          </w:tcPr>
          <w:p w14:paraId="2B500257" w14:textId="644DD9F5" w:rsidR="003F2A19" w:rsidRDefault="003F2A19" w:rsidP="003F2A19">
            <w:pPr>
              <w:spacing w:line="240" w:lineRule="auto"/>
              <w:jc w:val="left"/>
            </w:pPr>
            <w:r>
              <w:t>More than 2</w:t>
            </w:r>
          </w:p>
        </w:tc>
      </w:tr>
      <w:tr w:rsidR="003F2A19" w14:paraId="03E90CA7" w14:textId="77777777" w:rsidTr="002B7213">
        <w:trPr>
          <w:cantSplit/>
        </w:trPr>
        <w:tc>
          <w:tcPr>
            <w:tcW w:w="2812" w:type="dxa"/>
          </w:tcPr>
          <w:p w14:paraId="72C90FAD" w14:textId="0E54D027" w:rsidR="003F2A19" w:rsidRPr="003F2A19" w:rsidRDefault="003F2A19" w:rsidP="0099428B">
            <w:pPr>
              <w:spacing w:line="240" w:lineRule="auto"/>
              <w:jc w:val="left"/>
            </w:pPr>
            <w:r w:rsidRPr="003F2A19">
              <w:t xml:space="preserve">Relative level of </w:t>
            </w:r>
            <w:r w:rsidR="0099428B">
              <w:t>SoI</w:t>
            </w:r>
            <w:r w:rsidRPr="003F2A19">
              <w:t xml:space="preserve"> to competing speakers</w:t>
            </w:r>
          </w:p>
        </w:tc>
        <w:tc>
          <w:tcPr>
            <w:tcW w:w="2812" w:type="dxa"/>
          </w:tcPr>
          <w:p w14:paraId="266B4DD8" w14:textId="1F013464" w:rsidR="003F2A19" w:rsidRDefault="003F2A19" w:rsidP="003F2A19">
            <w:pPr>
              <w:spacing w:line="240" w:lineRule="auto"/>
              <w:jc w:val="left"/>
            </w:pPr>
            <w:r>
              <w:t>10dB</w:t>
            </w:r>
          </w:p>
        </w:tc>
        <w:tc>
          <w:tcPr>
            <w:tcW w:w="2812" w:type="dxa"/>
          </w:tcPr>
          <w:p w14:paraId="7D9623D1" w14:textId="0C439BE7" w:rsidR="003F2A19" w:rsidRDefault="003F2A19" w:rsidP="003F2A19">
            <w:pPr>
              <w:keepNext/>
              <w:spacing w:line="240" w:lineRule="auto"/>
              <w:jc w:val="left"/>
            </w:pPr>
            <w:r>
              <w:t>0dB</w:t>
            </w:r>
          </w:p>
        </w:tc>
      </w:tr>
    </w:tbl>
    <w:p w14:paraId="5BD5E546" w14:textId="77777777" w:rsidR="0027647B" w:rsidRDefault="0027647B" w:rsidP="00E37AB3"/>
    <w:p w14:paraId="7A2FAC81" w14:textId="20B7EC1A" w:rsidR="00E9331C" w:rsidRDefault="00E9331C" w:rsidP="00E37AB3">
      <w:r>
        <w:t>The first test will be conducted on a mixture of two speakers, of different genders, with the competing speaker added at a level of -10</w:t>
      </w:r>
      <w:r w:rsidR="00341753">
        <w:t xml:space="preserve"> </w:t>
      </w:r>
      <w:r>
        <w:t>dB relative to the SoI. Subsequent test will be conducted with mixtures of a higher difficulty.</w:t>
      </w:r>
    </w:p>
    <w:p w14:paraId="01136B44" w14:textId="22187E74" w:rsidR="00E37AB3" w:rsidRDefault="00197CE3" w:rsidP="00E37AB3">
      <w:r>
        <w:t>Prior to mixing, all signals shall be downsampled to 16</w:t>
      </w:r>
      <w:r w:rsidR="00341753">
        <w:t xml:space="preserve"> </w:t>
      </w:r>
      <w:r>
        <w:t>kHz</w:t>
      </w:r>
      <w:r w:rsidR="00E9331C">
        <w:t xml:space="preserve"> and trimmed to a common length</w:t>
      </w:r>
      <w:r>
        <w:t xml:space="preserve">. </w:t>
      </w:r>
      <w:r w:rsidR="00E9331C">
        <w:t>Competing Speaker signals shall be adjusted to the appropriate mixture levels by comparing the average power level with that of the SoI signal average power level, and mixed in the time domain to form the mixture signal.</w:t>
      </w:r>
    </w:p>
    <w:p w14:paraId="2AE6CADB" w14:textId="78B8A1DF" w:rsidR="00E9331C" w:rsidRDefault="00E9331C" w:rsidP="00E37AB3">
      <w:r>
        <w:t xml:space="preserve">The STFT </w:t>
      </w:r>
      <w:r w:rsidR="007005E6">
        <w:t>shall be calculated with</w:t>
      </w:r>
      <w:r w:rsidR="00725362">
        <w:t xml:space="preserve"> 20-40</w:t>
      </w:r>
      <w:r w:rsidR="00341753">
        <w:t xml:space="preserve"> </w:t>
      </w:r>
      <w:proofErr w:type="spellStart"/>
      <w:r w:rsidR="00725362">
        <w:t>ms</w:t>
      </w:r>
      <w:proofErr w:type="spellEnd"/>
      <w:r w:rsidR="00725362">
        <w:t xml:space="preserve"> frames</w:t>
      </w:r>
      <w:r w:rsidR="007005E6">
        <w:t>, giving 320-640 samples and therefore 161-321 frequency bins.</w:t>
      </w:r>
      <w:r w:rsidR="00725362">
        <w:t xml:space="preserve"> The exact values shall be empirically determined to balance shorter time frames giving higher temporal resolution and longer time frames giving higher spectral resolution. Frames will have approximately 50</w:t>
      </w:r>
      <w:r w:rsidR="00341753">
        <w:t xml:space="preserve"> </w:t>
      </w:r>
      <w:r w:rsidR="00725362">
        <w:t>% overlap.</w:t>
      </w:r>
    </w:p>
    <w:p w14:paraId="7CDAAA48" w14:textId="67752664" w:rsidR="0020316B" w:rsidRDefault="003F2A19" w:rsidP="003F2A19">
      <w:pPr>
        <w:pStyle w:val="Heading2"/>
      </w:pPr>
      <w:bookmarkStart w:id="267" w:name="_Ref260592776"/>
      <w:bookmarkStart w:id="268" w:name="_Ref260592783"/>
      <w:bookmarkStart w:id="269" w:name="_Toc261250744"/>
      <w:r>
        <w:t>Evaluation Measures</w:t>
      </w:r>
      <w:bookmarkEnd w:id="267"/>
      <w:bookmarkEnd w:id="268"/>
      <w:bookmarkEnd w:id="269"/>
    </w:p>
    <w:p w14:paraId="67EFD6BF" w14:textId="07429815" w:rsidR="003F2A19" w:rsidRDefault="00954617" w:rsidP="003F2A19">
      <w:r>
        <w:t xml:space="preserve">An objective of this thesis is to develop a system applicable to a range of practical applications. Proposed algorithms, therefore, must be evaluated on their ability to improve recognition both for human listeners and machine listener, as outlined in research question </w:t>
      </w:r>
      <w:r>
        <w:fldChar w:fldCharType="begin"/>
      </w:r>
      <w:r>
        <w:instrText xml:space="preserve"> PAGEREF _Ref260941589 \h </w:instrText>
      </w:r>
      <w:r>
        <w:fldChar w:fldCharType="separate"/>
      </w:r>
      <w:r w:rsidR="004565CC">
        <w:rPr>
          <w:noProof/>
        </w:rPr>
        <w:t>1</w:t>
      </w:r>
      <w:r>
        <w:fldChar w:fldCharType="end"/>
      </w:r>
      <w:r>
        <w:t>. Three evaluation measures are to be used in order to achieve this.</w:t>
      </w:r>
    </w:p>
    <w:p w14:paraId="105ACBCA" w14:textId="2A6F35A7" w:rsidR="00954617" w:rsidRDefault="00954617" w:rsidP="003F2A19">
      <w:r>
        <w:t xml:space="preserve">The first to be used in the ITU standard MOS </w:t>
      </w:r>
      <w:r>
        <w:fldChar w:fldCharType="begin"/>
      </w:r>
      <w:r w:rsidR="00E45EF9">
        <w:instrText xml:space="preserve"> ADDIN EN.CITE &lt;EndNote&gt;&lt;Cite&gt;&lt;Author&gt;International Telecommunication Union&lt;/Author&gt;&lt;Year&gt;1996&lt;/Year&gt;&lt;RecNum&gt;53&lt;/RecNum&gt;&lt;DisplayText&gt;[18]&lt;/DisplayText&gt;&lt;record&gt;&lt;rec-number&gt;53&lt;/rec-number&gt;&lt;foreign-keys&gt;&lt;key app="EN" db-id="5dxrfv0zyvsrr2expadxex5pprw2vrvw9rza" timestamp="1399203609"&gt;53&lt;/key&gt;&lt;/foreign-keys&gt;&lt;ref-type name="Journal Article"&gt;17&lt;/ref-type&gt;&lt;contributors&gt;&lt;authors&gt;&lt;author&gt;International Telecommunication Union,&lt;/author&gt;&lt;/authors&gt;&lt;/contributors&gt;&lt;titles&gt;&lt;title&gt;P.800: Methods for subjective determination of transmission quality&lt;/title&gt;&lt;secondary-title&gt;ITU-T Recommendation&lt;/secondary-title&gt;&lt;/titles&gt;&lt;periodical&gt;&lt;full-title&gt;ITU-T Recommendation&lt;/full-title&gt;&lt;/periodical&gt;&lt;dates&gt;&lt;year&gt;1996&lt;/year&gt;&lt;/dates&gt;&lt;urls&gt;&lt;/urls&gt;&lt;/record&gt;&lt;/Cite&gt;&lt;/EndNote&gt;</w:instrText>
      </w:r>
      <w:r>
        <w:fldChar w:fldCharType="separate"/>
      </w:r>
      <w:r w:rsidR="00E45EF9">
        <w:rPr>
          <w:noProof/>
        </w:rPr>
        <w:t>[18]</w:t>
      </w:r>
      <w:r>
        <w:fldChar w:fldCharType="end"/>
      </w:r>
      <w:r>
        <w:t xml:space="preserve">. This measure has been selected to </w:t>
      </w:r>
      <w:r w:rsidR="00341753">
        <w:t xml:space="preserve">evaluate true human perceptual evaluations. Due to limited resource, it is likely such tests </w:t>
      </w:r>
      <w:proofErr w:type="gramStart"/>
      <w:r w:rsidR="00341753">
        <w:t>will be required to be conducted</w:t>
      </w:r>
      <w:proofErr w:type="gramEnd"/>
      <w:r w:rsidR="00341753">
        <w:t xml:space="preserve"> on a relatively small test base.</w:t>
      </w:r>
    </w:p>
    <w:p w14:paraId="4A215D49" w14:textId="386115A9" w:rsidR="00341753" w:rsidRDefault="00341753" w:rsidP="003F2A19">
      <w:r>
        <w:t xml:space="preserve">The second evaluation measure to be used in PESQ </w:t>
      </w:r>
      <w:r>
        <w:fldChar w:fldCharType="begin"/>
      </w:r>
      <w:r w:rsidR="00E45EF9">
        <w:instrText xml:space="preserve"> ADDIN EN.CITE &lt;EndNote&gt;&lt;Cite&gt;&lt;Author&gt;International Telecommunication Union&lt;/Author&gt;&lt;Year&gt;2001&lt;/Year&gt;&lt;RecNum&gt;54&lt;/RecNum&gt;&lt;DisplayText&gt;[19]&lt;/DisplayText&gt;&lt;record&gt;&lt;rec-number&gt;54&lt;/rec-number&gt;&lt;foreign-keys&gt;&lt;key app="EN" db-id="5dxrfv0zyvsrr2expadxex5pprw2vrvw9rza" timestamp="1399204964"&gt;54&lt;/key&gt;&lt;/foreign-keys&gt;&lt;ref-type name="Journal Article"&gt;17&lt;/ref-type&gt;&lt;contributors&gt;&lt;authors&gt;&lt;author&gt;International Telecommunication Union,&lt;/author&gt;&lt;/authors&gt;&lt;/contributors&gt;&lt;titles&gt;&lt;title&gt;P.862: Perceptual evaluation of speech quality (PESQ), an objective method for end-to-end speech quality assessment of narrowband telephone networks and speech codecs&lt;/title&gt;&lt;secondary-title&gt;ITU-T Recommendation&lt;/secondary-title&gt;&lt;/titles&gt;&lt;periodical&gt;&lt;full-title&gt;ITU-T Recommendation&lt;/full-title&gt;&lt;/periodical&gt;&lt;pages&gt;862&lt;/pages&gt;&lt;dates&gt;&lt;year&gt;2001&lt;/year&gt;&lt;/dates&gt;&lt;urls&gt;&lt;/urls&gt;&lt;/record&gt;&lt;/Cite&gt;&lt;/EndNote&gt;</w:instrText>
      </w:r>
      <w:r>
        <w:fldChar w:fldCharType="separate"/>
      </w:r>
      <w:r w:rsidR="00E45EF9">
        <w:rPr>
          <w:noProof/>
        </w:rPr>
        <w:t>[19]</w:t>
      </w:r>
      <w:r>
        <w:fldChar w:fldCharType="end"/>
      </w:r>
      <w:r>
        <w:t xml:space="preserve">. This is another measure for human perceptual quality. This method provides ease of implementation, through use of a MATLAB program provided by </w:t>
      </w:r>
      <w:r>
        <w:fldChar w:fldCharType="begin"/>
      </w:r>
      <w:r w:rsidR="00E45EF9">
        <w:instrText xml:space="preserve"> ADDIN EN.CITE &lt;EndNote&gt;&lt;Cite AuthorYear="1"&gt;&lt;Author&gt;Loizou&lt;/Author&gt;&lt;Year&gt;2008&lt;/Year&gt;&lt;RecNum&gt;51&lt;/RecNum&gt;&lt;DisplayText&gt;Loizou [45]&lt;/DisplayText&gt;&lt;record&gt;&lt;rec-number&gt;51&lt;/rec-number&gt;&lt;foreign-keys&gt;&lt;key app="EN" db-id="5dxrfv0zyvsrr2expadxex5pprw2vrvw9rza" timestamp="1399006497"&gt;51&lt;/key&gt;&lt;/foreign-keys&gt;&lt;ref-type name="Computer Program"&gt;9&lt;/ref-type&gt;&lt;contributors&gt;&lt;authors&gt;&lt;author&gt;Loizou, P.C.&lt;/author&gt;&lt;/authors&gt;&lt;/contributors&gt;&lt;titles&gt;&lt;title&gt;MATLAB PESQ Implementation&lt;/title&gt;&lt;secondary-title&gt;&amp;quot;Speech enhancement: Theory and Practice&amp;quot;&lt;/secondary-title&gt;&lt;/titles&gt;&lt;dates&gt;&lt;year&gt;2008&lt;/year&gt;&lt;/dates&gt;&lt;publisher&gt;CRC Press&lt;/publisher&gt;&lt;urls&gt;&lt;related-urls&gt;&lt;url&gt;http://ecs.utdallas.edu/loizou/speech/software.htm&lt;/url&gt;&lt;/related-urls&gt;&lt;/urls&gt;&lt;remote-database-name&gt;Loizou MATLAB Software&lt;/remote-database-name&gt;&lt;remote-database-provider&gt;http://ecs.utdallas.edu/loizou/speech/software.htm&lt;/remote-database-provider&gt;&lt;/record&gt;&lt;/Cite&gt;&lt;/EndNote&gt;</w:instrText>
      </w:r>
      <w:r>
        <w:fldChar w:fldCharType="separate"/>
      </w:r>
      <w:r w:rsidR="00E45EF9">
        <w:rPr>
          <w:noProof/>
        </w:rPr>
        <w:t>Loizou [45]</w:t>
      </w:r>
      <w:r>
        <w:fldChar w:fldCharType="end"/>
      </w:r>
      <w:r>
        <w:t>, ease of testing which can be automated, and comparability with results of other papers, which often use the PESQ evaluation algorithm.</w:t>
      </w:r>
    </w:p>
    <w:p w14:paraId="6BC39533" w14:textId="603133E3" w:rsidR="0020316B" w:rsidRPr="00DE5625" w:rsidRDefault="00341753" w:rsidP="00E74383">
      <w:r>
        <w:lastRenderedPageBreak/>
        <w:t xml:space="preserve">The final test measure will be recognition accuracy through an ASR system. This method is to be used to evaluate machine recognition. </w:t>
      </w:r>
      <w:r w:rsidR="00E74383">
        <w:t xml:space="preserve">The ASR system to be used is that distributed with the </w:t>
      </w:r>
      <w:proofErr w:type="spellStart"/>
      <w:r w:rsidR="00E74383">
        <w:t>CHiME</w:t>
      </w:r>
      <w:proofErr w:type="spellEnd"/>
      <w:r w:rsidR="00E74383">
        <w:t xml:space="preserve"> challenge, such that results may be compared with the results of the entries.</w:t>
      </w:r>
    </w:p>
    <w:p w14:paraId="0527FB95" w14:textId="2C55668F" w:rsidR="00912298" w:rsidRPr="00EB52D4" w:rsidRDefault="00E74383" w:rsidP="00E74383">
      <w:r w:rsidRPr="00E74383">
        <w:t>Data gathered</w:t>
      </w:r>
      <w:r>
        <w:t xml:space="preserve"> </w:t>
      </w:r>
      <w:r w:rsidR="004565CC">
        <w:t xml:space="preserve">through </w:t>
      </w:r>
      <w:r>
        <w:t>the methods proposed here should be sufficient to answer the proposed research questions.</w:t>
      </w:r>
    </w:p>
    <w:p w14:paraId="219C6C5B" w14:textId="50E3995A" w:rsidR="004565CC" w:rsidRDefault="004565CC" w:rsidP="00EC4487">
      <w:pPr>
        <w:pStyle w:val="Heading2"/>
      </w:pPr>
      <w:bookmarkStart w:id="270" w:name="_Toc261250745"/>
      <w:r>
        <w:t>Preliminary Progress</w:t>
      </w:r>
    </w:p>
    <w:p w14:paraId="34829901" w14:textId="225B8831" w:rsidR="004565CC" w:rsidRPr="004565CC" w:rsidRDefault="004565CC" w:rsidP="004565CC">
      <w:r>
        <w:t xml:space="preserve">A basic system has been implemented in MATLAB to produce </w:t>
      </w:r>
      <m:oMath>
        <m:sSub>
          <m:sSubPr>
            <m:ctrlPr>
              <w:rPr>
                <w:rFonts w:ascii="Cambria Math" w:hAnsi="Cambria Math"/>
                <w:i/>
              </w:rPr>
            </m:ctrlPr>
          </m:sSubPr>
          <m:e>
            <m:r>
              <w:rPr>
                <w:rFonts w:ascii="Cambria Math" w:hAnsi="Cambria Math"/>
              </w:rPr>
              <m:t>V</m:t>
            </m:r>
          </m:e>
          <m:sub>
            <m:r>
              <w:rPr>
                <w:rFonts w:ascii="Cambria Math" w:hAnsi="Cambria Math"/>
              </w:rPr>
              <m:t>Speech</m:t>
            </m:r>
          </m:sub>
        </m:sSub>
      </m:oMath>
      <w:r>
        <w:t xml:space="preserve"> using the drawn phoneme method. The code and results are attached as </w:t>
      </w:r>
      <w:r w:rsidR="00C30B96">
        <w:fldChar w:fldCharType="begin"/>
      </w:r>
      <w:r w:rsidR="00C30B96">
        <w:instrText xml:space="preserve"> REF _Ref261252412 \n \h </w:instrText>
      </w:r>
      <w:r w:rsidR="00C30B96">
        <w:fldChar w:fldCharType="separate"/>
      </w:r>
      <w:r w:rsidR="00C30B96">
        <w:t>Appendix C</w:t>
      </w:r>
      <w:proofErr w:type="gramStart"/>
      <w:r w:rsidR="00C30B96">
        <w:t xml:space="preserve">:  </w:t>
      </w:r>
      <w:proofErr w:type="gramEnd"/>
      <w:r w:rsidR="00C30B96">
        <w:fldChar w:fldCharType="end"/>
      </w:r>
      <w:r w:rsidR="00C30B96">
        <w:fldChar w:fldCharType="begin"/>
      </w:r>
      <w:r w:rsidR="00C30B96">
        <w:instrText xml:space="preserve"> REF _Ref261252412 \h </w:instrText>
      </w:r>
      <w:r w:rsidR="00C30B96">
        <w:fldChar w:fldCharType="separate"/>
      </w:r>
      <w:r w:rsidR="00C30B96">
        <w:t>Component Matrix using Drawn Phonemes</w:t>
      </w:r>
      <w:r w:rsidR="00C30B96">
        <w:fldChar w:fldCharType="end"/>
      </w:r>
      <w:r w:rsidR="00C30B96">
        <w:t>.</w:t>
      </w:r>
      <w:bookmarkStart w:id="271" w:name="_GoBack"/>
      <w:bookmarkEnd w:id="271"/>
    </w:p>
    <w:p w14:paraId="53E8F0DF" w14:textId="73AD7D58" w:rsidR="00EB52D4" w:rsidRDefault="00EC4487" w:rsidP="00EC4487">
      <w:pPr>
        <w:pStyle w:val="Heading2"/>
      </w:pPr>
      <w:r>
        <w:t>Project Management</w:t>
      </w:r>
      <w:bookmarkEnd w:id="270"/>
    </w:p>
    <w:p w14:paraId="37131F88" w14:textId="20A5B9E1" w:rsidR="00EC4487" w:rsidRDefault="00EC4487" w:rsidP="00EC4487">
      <w:r>
        <w:t xml:space="preserve">See attached </w:t>
      </w:r>
      <w:r>
        <w:fldChar w:fldCharType="begin"/>
      </w:r>
      <w:r>
        <w:instrText xml:space="preserve"> REF _Ref261219233 \n \h </w:instrText>
      </w:r>
      <w:r>
        <w:fldChar w:fldCharType="separate"/>
      </w:r>
      <w:r w:rsidR="004565CC">
        <w:t>Appendix B</w:t>
      </w:r>
      <w:proofErr w:type="gramStart"/>
      <w:r w:rsidR="004565CC">
        <w:t xml:space="preserve">:  </w:t>
      </w:r>
      <w:proofErr w:type="gramEnd"/>
      <w:r>
        <w:fldChar w:fldCharType="end"/>
      </w:r>
      <w:r>
        <w:fldChar w:fldCharType="begin"/>
      </w:r>
      <w:r>
        <w:instrText xml:space="preserve"> REF _Ref261219233 \h </w:instrText>
      </w:r>
      <w:r>
        <w:fldChar w:fldCharType="separate"/>
      </w:r>
      <w:r w:rsidR="004565CC">
        <w:t>Work Breakdown Structure</w:t>
      </w:r>
      <w:r>
        <w:fldChar w:fldCharType="end"/>
      </w:r>
      <w:r>
        <w:t>.</w:t>
      </w:r>
    </w:p>
    <w:p w14:paraId="654D0432" w14:textId="35A4827A" w:rsidR="00EC4487" w:rsidRDefault="00EC4487" w:rsidP="00EC4487">
      <w:pPr>
        <w:pStyle w:val="Heading2"/>
      </w:pPr>
      <w:bookmarkStart w:id="272" w:name="_Toc261250746"/>
      <w:r>
        <w:t>Resource Management and Cost Analysis</w:t>
      </w:r>
      <w:bookmarkEnd w:id="272"/>
    </w:p>
    <w:p w14:paraId="4BBD61A2" w14:textId="2030F24E" w:rsidR="002B7213" w:rsidRDefault="002B7213" w:rsidP="002B7213">
      <w:r>
        <w:t>A budget of $250 has been allocated towards this research.</w:t>
      </w:r>
    </w:p>
    <w:p w14:paraId="3B5753A7" w14:textId="0B055CE4" w:rsidR="002B7213" w:rsidRDefault="002B7213" w:rsidP="002B7213">
      <w:r>
        <w:t>Resources required for research are:</w:t>
      </w:r>
    </w:p>
    <w:p w14:paraId="10CC5C80" w14:textId="729DE209" w:rsidR="002B7213" w:rsidRDefault="002B7213" w:rsidP="002B7213">
      <w:pPr>
        <w:pStyle w:val="ListParagraph"/>
        <w:numPr>
          <w:ilvl w:val="0"/>
          <w:numId w:val="44"/>
        </w:numPr>
      </w:pPr>
      <w:r>
        <w:t>MATLAB Student licence</w:t>
      </w:r>
    </w:p>
    <w:p w14:paraId="54752E7D" w14:textId="2C94481C" w:rsidR="002B7213" w:rsidRDefault="002B7213" w:rsidP="002B7213">
      <w:pPr>
        <w:pStyle w:val="ListParagraph"/>
        <w:numPr>
          <w:ilvl w:val="0"/>
          <w:numId w:val="44"/>
        </w:numPr>
      </w:pPr>
      <w:r>
        <w:t>Computer hardware</w:t>
      </w:r>
    </w:p>
    <w:p w14:paraId="4F9F28B2" w14:textId="103BF16F" w:rsidR="002B7213" w:rsidRDefault="002B7213" w:rsidP="002B7213">
      <w:pPr>
        <w:pStyle w:val="ListParagraph"/>
        <w:numPr>
          <w:ilvl w:val="0"/>
          <w:numId w:val="44"/>
        </w:numPr>
      </w:pPr>
      <w:r>
        <w:t>WSJ Corpus</w:t>
      </w:r>
    </w:p>
    <w:p w14:paraId="5561490A" w14:textId="2DF55C05" w:rsidR="002B7213" w:rsidRPr="002B7213" w:rsidRDefault="002B7213" w:rsidP="002B7213">
      <w:r>
        <w:t>All required resources are available under existing infrastructure, thus it is not expected any further funding is required.</w:t>
      </w:r>
    </w:p>
    <w:p w14:paraId="491FB78C" w14:textId="7BF83E16" w:rsidR="00776595" w:rsidRDefault="005A320C" w:rsidP="00776595">
      <w:pPr>
        <w:pStyle w:val="AlternateHeading1"/>
        <w:tabs>
          <w:tab w:val="clear" w:pos="432"/>
        </w:tabs>
      </w:pPr>
      <w:r>
        <w:br w:type="page"/>
      </w:r>
      <w:bookmarkStart w:id="273" w:name="_Toc261250747"/>
      <w:r w:rsidR="00776595">
        <w:lastRenderedPageBreak/>
        <w:t>References</w:t>
      </w:r>
      <w:bookmarkEnd w:id="273"/>
    </w:p>
    <w:p w14:paraId="2DEF422E" w14:textId="77777777" w:rsidR="004565CC" w:rsidRPr="004565CC" w:rsidRDefault="004932C5" w:rsidP="004565CC">
      <w:pPr>
        <w:pStyle w:val="EndNoteBibliography"/>
        <w:spacing w:after="0"/>
        <w:ind w:left="720" w:hanging="720"/>
        <w:rPr>
          <w:noProof/>
        </w:rPr>
      </w:pPr>
      <w:r>
        <w:fldChar w:fldCharType="begin"/>
      </w:r>
      <w:r>
        <w:instrText xml:space="preserve"> ADDIN EN.REFLIST </w:instrText>
      </w:r>
      <w:r>
        <w:fldChar w:fldCharType="separate"/>
      </w:r>
      <w:r w:rsidR="004565CC" w:rsidRPr="004565CC">
        <w:rPr>
          <w:noProof/>
        </w:rPr>
        <w:t>[1]</w:t>
      </w:r>
      <w:r w:rsidR="004565CC" w:rsidRPr="004565CC">
        <w:rPr>
          <w:noProof/>
        </w:rPr>
        <w:tab/>
        <w:t xml:space="preserve">E. C. Cherry, "Some Experiments on the Recognition of Speech, with One and with Two Ears," </w:t>
      </w:r>
      <w:r w:rsidR="004565CC" w:rsidRPr="004565CC">
        <w:rPr>
          <w:i/>
          <w:noProof/>
        </w:rPr>
        <w:t xml:space="preserve">The Journal of the Acoustical Society of America, </w:t>
      </w:r>
      <w:r w:rsidR="004565CC" w:rsidRPr="004565CC">
        <w:rPr>
          <w:noProof/>
        </w:rPr>
        <w:t>vol. 25, pp. 975-979, 1953.</w:t>
      </w:r>
    </w:p>
    <w:p w14:paraId="02D787F5" w14:textId="77777777" w:rsidR="004565CC" w:rsidRPr="004565CC" w:rsidRDefault="004565CC" w:rsidP="004565CC">
      <w:pPr>
        <w:pStyle w:val="EndNoteBibliography"/>
        <w:spacing w:after="0"/>
        <w:ind w:left="720" w:hanging="720"/>
        <w:rPr>
          <w:noProof/>
        </w:rPr>
      </w:pPr>
      <w:r w:rsidRPr="004565CC">
        <w:rPr>
          <w:noProof/>
        </w:rPr>
        <w:t>[2]</w:t>
      </w:r>
      <w:r w:rsidRPr="004565CC">
        <w:rPr>
          <w:noProof/>
        </w:rPr>
        <w:tab/>
        <w:t xml:space="preserve">D. D. Lee and H. S. Seung, "Learning the parts of objects by non-negative matrix factorization," </w:t>
      </w:r>
      <w:r w:rsidRPr="004565CC">
        <w:rPr>
          <w:i/>
          <w:noProof/>
        </w:rPr>
        <w:t xml:space="preserve">Nature, </w:t>
      </w:r>
      <w:r w:rsidRPr="004565CC">
        <w:rPr>
          <w:noProof/>
        </w:rPr>
        <w:t>vol. 401, pp. 788-791, 1999.</w:t>
      </w:r>
    </w:p>
    <w:p w14:paraId="62DE3670" w14:textId="77777777" w:rsidR="004565CC" w:rsidRPr="004565CC" w:rsidRDefault="004565CC" w:rsidP="004565CC">
      <w:pPr>
        <w:pStyle w:val="EndNoteBibliography"/>
        <w:spacing w:after="0"/>
        <w:ind w:left="720" w:hanging="720"/>
        <w:rPr>
          <w:noProof/>
        </w:rPr>
      </w:pPr>
      <w:r w:rsidRPr="004565CC">
        <w:rPr>
          <w:noProof/>
        </w:rPr>
        <w:t>[3]</w:t>
      </w:r>
      <w:r w:rsidRPr="004565CC">
        <w:rPr>
          <w:noProof/>
        </w:rPr>
        <w:tab/>
        <w:t xml:space="preserve">M. Cooke, J. R. Hershey, and S. J. Rennie, "Monaural speech separation and recognition challenge," </w:t>
      </w:r>
      <w:r w:rsidRPr="004565CC">
        <w:rPr>
          <w:i/>
          <w:noProof/>
        </w:rPr>
        <w:t xml:space="preserve">Computer Speech &amp; Language, </w:t>
      </w:r>
      <w:r w:rsidRPr="004565CC">
        <w:rPr>
          <w:noProof/>
        </w:rPr>
        <w:t>vol. 24, pp. 1-15, 2010.</w:t>
      </w:r>
    </w:p>
    <w:p w14:paraId="7B179067" w14:textId="77777777" w:rsidR="004565CC" w:rsidRPr="004565CC" w:rsidRDefault="004565CC" w:rsidP="004565CC">
      <w:pPr>
        <w:pStyle w:val="EndNoteBibliography"/>
        <w:spacing w:after="0"/>
        <w:ind w:left="720" w:hanging="720"/>
        <w:rPr>
          <w:noProof/>
        </w:rPr>
      </w:pPr>
      <w:r w:rsidRPr="004565CC">
        <w:rPr>
          <w:noProof/>
        </w:rPr>
        <w:t>[4]</w:t>
      </w:r>
      <w:r w:rsidRPr="004565CC">
        <w:rPr>
          <w:noProof/>
        </w:rPr>
        <w:tab/>
        <w:t xml:space="preserve">J. Barker, E. Vincent, N. Ma, H. Christensen, and P. Green, "The PASCAL CHiME speech separation and recognition challenge," </w:t>
      </w:r>
      <w:r w:rsidRPr="004565CC">
        <w:rPr>
          <w:i/>
          <w:noProof/>
        </w:rPr>
        <w:t xml:space="preserve">Computer Speech &amp; Language, </w:t>
      </w:r>
      <w:r w:rsidRPr="004565CC">
        <w:rPr>
          <w:noProof/>
        </w:rPr>
        <w:t>vol. 27, pp. 621-633, 2013.</w:t>
      </w:r>
    </w:p>
    <w:p w14:paraId="1DE8C39D" w14:textId="77777777" w:rsidR="004565CC" w:rsidRPr="004565CC" w:rsidRDefault="004565CC" w:rsidP="004565CC">
      <w:pPr>
        <w:pStyle w:val="EndNoteBibliography"/>
        <w:spacing w:after="0"/>
        <w:ind w:left="720" w:hanging="720"/>
        <w:rPr>
          <w:noProof/>
        </w:rPr>
      </w:pPr>
      <w:r w:rsidRPr="004565CC">
        <w:rPr>
          <w:noProof/>
        </w:rPr>
        <w:t>[5]</w:t>
      </w:r>
      <w:r w:rsidRPr="004565CC">
        <w:rPr>
          <w:noProof/>
        </w:rPr>
        <w:tab/>
        <w:t xml:space="preserve">E. Vincent, J. Barker, S. Watanabe, J. Le Roux, F. Nesta, and M. Matassoni, "The second ‘CHiME’speech separation and recognition challenge: Datasets, tasks and baselines," in </w:t>
      </w:r>
      <w:r w:rsidRPr="004565CC">
        <w:rPr>
          <w:i/>
          <w:noProof/>
        </w:rPr>
        <w:t>Acoustics, Speech and Signal Processing (ICASSP), 2013 IEEE International Conference on</w:t>
      </w:r>
      <w:r w:rsidRPr="004565CC">
        <w:rPr>
          <w:noProof/>
        </w:rPr>
        <w:t>, 2013, pp. 126-130.</w:t>
      </w:r>
    </w:p>
    <w:p w14:paraId="7AB736DC" w14:textId="77777777" w:rsidR="004565CC" w:rsidRPr="004565CC" w:rsidRDefault="004565CC" w:rsidP="004565CC">
      <w:pPr>
        <w:pStyle w:val="EndNoteBibliography"/>
        <w:spacing w:after="0"/>
        <w:ind w:left="720" w:hanging="720"/>
        <w:rPr>
          <w:noProof/>
        </w:rPr>
      </w:pPr>
      <w:r w:rsidRPr="004565CC">
        <w:rPr>
          <w:noProof/>
        </w:rPr>
        <w:t>[6]</w:t>
      </w:r>
      <w:r w:rsidRPr="004565CC">
        <w:rPr>
          <w:noProof/>
        </w:rPr>
        <w:tab/>
        <w:t xml:space="preserve">N. Krishnamurthy and J. H. Hansen, "Babble noise: modeling, analysis, and applications," </w:t>
      </w:r>
      <w:r w:rsidRPr="004565CC">
        <w:rPr>
          <w:i/>
          <w:noProof/>
        </w:rPr>
        <w:t xml:space="preserve">Audio, Speech, and Language Processing, IEEE Transactions on, </w:t>
      </w:r>
      <w:r w:rsidRPr="004565CC">
        <w:rPr>
          <w:noProof/>
        </w:rPr>
        <w:t>vol. 17, pp. 1394-1407, 2009.</w:t>
      </w:r>
    </w:p>
    <w:p w14:paraId="35E16910" w14:textId="77777777" w:rsidR="004565CC" w:rsidRPr="004565CC" w:rsidRDefault="004565CC" w:rsidP="004565CC">
      <w:pPr>
        <w:pStyle w:val="EndNoteBibliography"/>
        <w:spacing w:after="0"/>
        <w:ind w:left="720" w:hanging="720"/>
        <w:rPr>
          <w:noProof/>
        </w:rPr>
      </w:pPr>
      <w:r w:rsidRPr="004565CC">
        <w:rPr>
          <w:noProof/>
        </w:rPr>
        <w:t>[7]</w:t>
      </w:r>
      <w:r w:rsidRPr="004565CC">
        <w:rPr>
          <w:noProof/>
        </w:rPr>
        <w:tab/>
        <w:t xml:space="preserve">P. C. Loizou, "Noise Compenation by Human Listeners," in </w:t>
      </w:r>
      <w:r w:rsidRPr="004565CC">
        <w:rPr>
          <w:i/>
          <w:noProof/>
        </w:rPr>
        <w:t>Speech Enhancement: Theory and Practice, Second Edition</w:t>
      </w:r>
      <w:r w:rsidRPr="004565CC">
        <w:rPr>
          <w:noProof/>
        </w:rPr>
        <w:t>, ed: Taylor &amp; Francis, 2013.</w:t>
      </w:r>
    </w:p>
    <w:p w14:paraId="658C5DD9" w14:textId="77777777" w:rsidR="004565CC" w:rsidRPr="004565CC" w:rsidRDefault="004565CC" w:rsidP="004565CC">
      <w:pPr>
        <w:pStyle w:val="EndNoteBibliography"/>
        <w:spacing w:after="0"/>
        <w:ind w:left="720" w:hanging="720"/>
        <w:rPr>
          <w:noProof/>
        </w:rPr>
      </w:pPr>
      <w:r w:rsidRPr="004565CC">
        <w:rPr>
          <w:noProof/>
        </w:rPr>
        <w:t>[8]</w:t>
      </w:r>
      <w:r w:rsidRPr="004565CC">
        <w:rPr>
          <w:noProof/>
        </w:rPr>
        <w:tab/>
        <w:t xml:space="preserve">D. Wang, "Time—Frequency Masking for Speech Separation and Its Potential for Hearing Aid Design," </w:t>
      </w:r>
      <w:r w:rsidRPr="004565CC">
        <w:rPr>
          <w:i/>
          <w:noProof/>
        </w:rPr>
        <w:t xml:space="preserve">Trends in amplification, </w:t>
      </w:r>
      <w:r w:rsidRPr="004565CC">
        <w:rPr>
          <w:noProof/>
        </w:rPr>
        <w:t>vol. 12, pp. 332-353, 2008.</w:t>
      </w:r>
    </w:p>
    <w:p w14:paraId="54B29C30" w14:textId="77777777" w:rsidR="004565CC" w:rsidRPr="004565CC" w:rsidRDefault="004565CC" w:rsidP="004565CC">
      <w:pPr>
        <w:pStyle w:val="EndNoteBibliography"/>
        <w:spacing w:after="0"/>
        <w:ind w:left="720" w:hanging="720"/>
        <w:rPr>
          <w:noProof/>
        </w:rPr>
      </w:pPr>
      <w:r w:rsidRPr="004565CC">
        <w:rPr>
          <w:noProof/>
        </w:rPr>
        <w:t>[9]</w:t>
      </w:r>
      <w:r w:rsidRPr="004565CC">
        <w:rPr>
          <w:noProof/>
        </w:rPr>
        <w:tab/>
        <w:t xml:space="preserve">L.-P. Yang and Q.-J. Fu, "Spectral subtraction-based speech enhancement for cochlear implant patients in background noise," </w:t>
      </w:r>
      <w:r w:rsidRPr="004565CC">
        <w:rPr>
          <w:i/>
          <w:noProof/>
        </w:rPr>
        <w:t xml:space="preserve">The Journal of the Acoustical Society of America, </w:t>
      </w:r>
      <w:r w:rsidRPr="004565CC">
        <w:rPr>
          <w:noProof/>
        </w:rPr>
        <w:t>vol. 117, pp. 1001-1004, 2005.</w:t>
      </w:r>
    </w:p>
    <w:p w14:paraId="2DBD2135" w14:textId="77777777" w:rsidR="004565CC" w:rsidRPr="004565CC" w:rsidRDefault="004565CC" w:rsidP="004565CC">
      <w:pPr>
        <w:pStyle w:val="EndNoteBibliography"/>
        <w:spacing w:after="0"/>
        <w:ind w:left="720" w:hanging="720"/>
        <w:rPr>
          <w:noProof/>
        </w:rPr>
      </w:pPr>
      <w:r w:rsidRPr="004565CC">
        <w:rPr>
          <w:noProof/>
        </w:rPr>
        <w:t>[10]</w:t>
      </w:r>
      <w:r w:rsidRPr="004565CC">
        <w:rPr>
          <w:noProof/>
        </w:rPr>
        <w:tab/>
        <w:t xml:space="preserve">J. Benesty, S. Makino, and J. Chen, </w:t>
      </w:r>
      <w:r w:rsidRPr="004565CC">
        <w:rPr>
          <w:i/>
          <w:noProof/>
        </w:rPr>
        <w:t>Speech enhancement</w:t>
      </w:r>
      <w:r w:rsidRPr="004565CC">
        <w:rPr>
          <w:noProof/>
        </w:rPr>
        <w:t>: Springer, 2005.</w:t>
      </w:r>
    </w:p>
    <w:p w14:paraId="2AA8C635" w14:textId="77777777" w:rsidR="004565CC" w:rsidRPr="004565CC" w:rsidRDefault="004565CC" w:rsidP="004565CC">
      <w:pPr>
        <w:pStyle w:val="EndNoteBibliography"/>
        <w:spacing w:after="0"/>
        <w:ind w:left="720" w:hanging="720"/>
        <w:rPr>
          <w:noProof/>
        </w:rPr>
      </w:pPr>
      <w:r w:rsidRPr="004565CC">
        <w:rPr>
          <w:noProof/>
        </w:rPr>
        <w:t>[11]</w:t>
      </w:r>
      <w:r w:rsidRPr="004565CC">
        <w:rPr>
          <w:noProof/>
        </w:rPr>
        <w:tab/>
        <w:t xml:space="preserve">I. Pollack and J. M. Pickett, "Stereophonic Listening and Speech Intelligibility against Voice Babble," </w:t>
      </w:r>
      <w:r w:rsidRPr="004565CC">
        <w:rPr>
          <w:i/>
          <w:noProof/>
        </w:rPr>
        <w:t xml:space="preserve">The Journal of the Acoustical Society of America, </w:t>
      </w:r>
      <w:r w:rsidRPr="004565CC">
        <w:rPr>
          <w:noProof/>
        </w:rPr>
        <w:t>vol. 30, pp. 131-133, 1958.</w:t>
      </w:r>
    </w:p>
    <w:p w14:paraId="11BDD429" w14:textId="77777777" w:rsidR="004565CC" w:rsidRPr="004565CC" w:rsidRDefault="004565CC" w:rsidP="004565CC">
      <w:pPr>
        <w:pStyle w:val="EndNoteBibliography"/>
        <w:spacing w:after="0"/>
        <w:ind w:left="720" w:hanging="720"/>
        <w:rPr>
          <w:noProof/>
        </w:rPr>
      </w:pPr>
      <w:r w:rsidRPr="004565CC">
        <w:rPr>
          <w:noProof/>
        </w:rPr>
        <w:t>[12]</w:t>
      </w:r>
      <w:r w:rsidRPr="004565CC">
        <w:rPr>
          <w:noProof/>
        </w:rPr>
        <w:tab/>
        <w:t xml:space="preserve">P. C. Loizou, "Classes of Speech Enhancement Algorithms," in </w:t>
      </w:r>
      <w:r w:rsidRPr="004565CC">
        <w:rPr>
          <w:i/>
          <w:noProof/>
        </w:rPr>
        <w:t>Speech Enhancement: Theory and Practice, Second Edition</w:t>
      </w:r>
      <w:r w:rsidRPr="004565CC">
        <w:rPr>
          <w:noProof/>
        </w:rPr>
        <w:t>, ed: Taylor &amp; Francis, 2013.</w:t>
      </w:r>
    </w:p>
    <w:p w14:paraId="7C8D3A70" w14:textId="77777777" w:rsidR="004565CC" w:rsidRPr="004565CC" w:rsidRDefault="004565CC" w:rsidP="004565CC">
      <w:pPr>
        <w:pStyle w:val="EndNoteBibliography"/>
        <w:spacing w:after="0"/>
        <w:ind w:left="720" w:hanging="720"/>
        <w:rPr>
          <w:noProof/>
        </w:rPr>
      </w:pPr>
      <w:r w:rsidRPr="004565CC">
        <w:rPr>
          <w:noProof/>
        </w:rPr>
        <w:t>[13]</w:t>
      </w:r>
      <w:r w:rsidRPr="004565CC">
        <w:rPr>
          <w:noProof/>
        </w:rPr>
        <w:tab/>
        <w:t xml:space="preserve">S. Kamath and P. Loizou, "A multi-band spectral subtraction method for enhancing speech corrupted by colored noise," in </w:t>
      </w:r>
      <w:r w:rsidRPr="004565CC">
        <w:rPr>
          <w:i/>
          <w:noProof/>
        </w:rPr>
        <w:t>IEEE international conference on acoustics speech and signal processing</w:t>
      </w:r>
      <w:r w:rsidRPr="004565CC">
        <w:rPr>
          <w:noProof/>
        </w:rPr>
        <w:t>, 2002, pp. 4164-4164.</w:t>
      </w:r>
    </w:p>
    <w:p w14:paraId="5253A263" w14:textId="77777777" w:rsidR="004565CC" w:rsidRPr="004565CC" w:rsidRDefault="004565CC" w:rsidP="004565CC">
      <w:pPr>
        <w:pStyle w:val="EndNoteBibliography"/>
        <w:spacing w:after="0"/>
        <w:ind w:left="720" w:hanging="720"/>
        <w:rPr>
          <w:noProof/>
        </w:rPr>
      </w:pPr>
      <w:r w:rsidRPr="004565CC">
        <w:rPr>
          <w:noProof/>
        </w:rPr>
        <w:t>[14]</w:t>
      </w:r>
      <w:r w:rsidRPr="004565CC">
        <w:rPr>
          <w:noProof/>
        </w:rPr>
        <w:tab/>
        <w:t>N. Mohammadiha and A. Leijon, "Nonnegative HMM for babble noise derived from speech HMM: Application to speech enhancement," 2013.</w:t>
      </w:r>
    </w:p>
    <w:p w14:paraId="41850FB9" w14:textId="77777777" w:rsidR="004565CC" w:rsidRPr="004565CC" w:rsidRDefault="004565CC" w:rsidP="004565CC">
      <w:pPr>
        <w:pStyle w:val="EndNoteBibliography"/>
        <w:spacing w:after="0"/>
        <w:ind w:left="720" w:hanging="720"/>
        <w:rPr>
          <w:noProof/>
        </w:rPr>
      </w:pPr>
      <w:r w:rsidRPr="004565CC">
        <w:rPr>
          <w:noProof/>
        </w:rPr>
        <w:t>[15]</w:t>
      </w:r>
      <w:r w:rsidRPr="004565CC">
        <w:rPr>
          <w:noProof/>
        </w:rPr>
        <w:tab/>
        <w:t xml:space="preserve">K. W. Wilson, B. Raj, P. Smaragdis, and A. Divakaran, "Speech denoising using nonnegative matrix factorization with priors," in </w:t>
      </w:r>
      <w:r w:rsidRPr="004565CC">
        <w:rPr>
          <w:i/>
          <w:noProof/>
        </w:rPr>
        <w:t>ICASSP</w:t>
      </w:r>
      <w:r w:rsidRPr="004565CC">
        <w:rPr>
          <w:noProof/>
        </w:rPr>
        <w:t>, 2008, pp. 4029-4032.</w:t>
      </w:r>
    </w:p>
    <w:p w14:paraId="5B947E44" w14:textId="77777777" w:rsidR="004565CC" w:rsidRPr="004565CC" w:rsidRDefault="004565CC" w:rsidP="004565CC">
      <w:pPr>
        <w:pStyle w:val="EndNoteBibliography"/>
        <w:spacing w:after="0"/>
        <w:ind w:left="720" w:hanging="720"/>
        <w:rPr>
          <w:noProof/>
        </w:rPr>
      </w:pPr>
      <w:r w:rsidRPr="004565CC">
        <w:rPr>
          <w:noProof/>
        </w:rPr>
        <w:t>[16]</w:t>
      </w:r>
      <w:r w:rsidRPr="004565CC">
        <w:rPr>
          <w:noProof/>
        </w:rPr>
        <w:tab/>
        <w:t xml:space="preserve">S. Dupont and J. Luettin, "Audio-visual speech modeling for continuous speech recognition," </w:t>
      </w:r>
      <w:r w:rsidRPr="004565CC">
        <w:rPr>
          <w:i/>
          <w:noProof/>
        </w:rPr>
        <w:t xml:space="preserve">Multimedia, IEEE Transactions on, </w:t>
      </w:r>
      <w:r w:rsidRPr="004565CC">
        <w:rPr>
          <w:noProof/>
        </w:rPr>
        <w:t>vol. 2, pp. 141-151, 2000.</w:t>
      </w:r>
    </w:p>
    <w:p w14:paraId="11BA7378" w14:textId="77777777" w:rsidR="004565CC" w:rsidRPr="004565CC" w:rsidRDefault="004565CC" w:rsidP="004565CC">
      <w:pPr>
        <w:pStyle w:val="EndNoteBibliography"/>
        <w:spacing w:after="0"/>
        <w:ind w:left="720" w:hanging="720"/>
        <w:rPr>
          <w:noProof/>
        </w:rPr>
      </w:pPr>
      <w:r w:rsidRPr="004565CC">
        <w:rPr>
          <w:noProof/>
        </w:rPr>
        <w:t>[17]</w:t>
      </w:r>
      <w:r w:rsidRPr="004565CC">
        <w:rPr>
          <w:noProof/>
        </w:rPr>
        <w:tab/>
        <w:t>N. Mohammadiha, W. B. Kleijn, and A. Leijon, "Gamma Hidden Markov Model as a Probabilistic Nonnegative Matrix Factorization," 2013.</w:t>
      </w:r>
    </w:p>
    <w:p w14:paraId="649C89A3" w14:textId="77777777" w:rsidR="004565CC" w:rsidRPr="004565CC" w:rsidRDefault="004565CC" w:rsidP="004565CC">
      <w:pPr>
        <w:pStyle w:val="EndNoteBibliography"/>
        <w:spacing w:after="0"/>
        <w:ind w:left="720" w:hanging="720"/>
        <w:rPr>
          <w:noProof/>
        </w:rPr>
      </w:pPr>
      <w:r w:rsidRPr="004565CC">
        <w:rPr>
          <w:noProof/>
        </w:rPr>
        <w:t>[18]</w:t>
      </w:r>
      <w:r w:rsidRPr="004565CC">
        <w:rPr>
          <w:noProof/>
        </w:rPr>
        <w:tab/>
        <w:t xml:space="preserve">International Telecommunication Union, "P.800: Methods for subjective determination of transmission quality," </w:t>
      </w:r>
      <w:r w:rsidRPr="004565CC">
        <w:rPr>
          <w:i/>
          <w:noProof/>
        </w:rPr>
        <w:t xml:space="preserve">ITU-T Recommendation, </w:t>
      </w:r>
      <w:r w:rsidRPr="004565CC">
        <w:rPr>
          <w:noProof/>
        </w:rPr>
        <w:t>1996.</w:t>
      </w:r>
    </w:p>
    <w:p w14:paraId="2381C981" w14:textId="77777777" w:rsidR="004565CC" w:rsidRPr="004565CC" w:rsidRDefault="004565CC" w:rsidP="004565CC">
      <w:pPr>
        <w:pStyle w:val="EndNoteBibliography"/>
        <w:spacing w:after="0"/>
        <w:ind w:left="720" w:hanging="720"/>
        <w:rPr>
          <w:noProof/>
        </w:rPr>
      </w:pPr>
      <w:r w:rsidRPr="004565CC">
        <w:rPr>
          <w:noProof/>
        </w:rPr>
        <w:t>[19]</w:t>
      </w:r>
      <w:r w:rsidRPr="004565CC">
        <w:rPr>
          <w:noProof/>
        </w:rPr>
        <w:tab/>
        <w:t xml:space="preserve">International Telecommunication Union, "P.862: Perceptual evaluation of speech quality (PESQ), an objective method for end-to-end speech quality assessment of narrowband telephone networks and speech codecs," </w:t>
      </w:r>
      <w:r w:rsidRPr="004565CC">
        <w:rPr>
          <w:i/>
          <w:noProof/>
        </w:rPr>
        <w:t xml:space="preserve">ITU-T Recommendation, </w:t>
      </w:r>
      <w:r w:rsidRPr="004565CC">
        <w:rPr>
          <w:noProof/>
        </w:rPr>
        <w:t>p. 862, 2001.</w:t>
      </w:r>
    </w:p>
    <w:p w14:paraId="0D94C356" w14:textId="77777777" w:rsidR="004565CC" w:rsidRPr="004565CC" w:rsidRDefault="004565CC" w:rsidP="004565CC">
      <w:pPr>
        <w:pStyle w:val="EndNoteBibliography"/>
        <w:spacing w:after="0"/>
        <w:ind w:left="720" w:hanging="720"/>
        <w:rPr>
          <w:noProof/>
        </w:rPr>
      </w:pPr>
      <w:r w:rsidRPr="004565CC">
        <w:rPr>
          <w:noProof/>
        </w:rPr>
        <w:t>[20]</w:t>
      </w:r>
      <w:r w:rsidRPr="004565CC">
        <w:rPr>
          <w:noProof/>
        </w:rPr>
        <w:tab/>
        <w:t xml:space="preserve">A. W. Rix, J. G. Beerends, M. P. Hollier, and A. P. Hekstra, "Perceptual evaluation of speech quality (PESQ)-a new method for speech quality assessment of telephone networks and codecs," in </w:t>
      </w:r>
      <w:r w:rsidRPr="004565CC">
        <w:rPr>
          <w:i/>
          <w:noProof/>
        </w:rPr>
        <w:t>Acoustics, Speech, and Signal Processing, 2001. Proceedings.(ICASSP'01). 2001 IEEE International Conference on</w:t>
      </w:r>
      <w:r w:rsidRPr="004565CC">
        <w:rPr>
          <w:noProof/>
        </w:rPr>
        <w:t>, 2001, pp. 749-752.</w:t>
      </w:r>
    </w:p>
    <w:p w14:paraId="3A7EDD63" w14:textId="77777777" w:rsidR="004565CC" w:rsidRPr="004565CC" w:rsidRDefault="004565CC" w:rsidP="004565CC">
      <w:pPr>
        <w:pStyle w:val="EndNoteBibliography"/>
        <w:spacing w:after="0"/>
        <w:ind w:left="720" w:hanging="720"/>
        <w:rPr>
          <w:noProof/>
        </w:rPr>
      </w:pPr>
      <w:r w:rsidRPr="004565CC">
        <w:rPr>
          <w:noProof/>
        </w:rPr>
        <w:t>[21]</w:t>
      </w:r>
      <w:r w:rsidRPr="004565CC">
        <w:rPr>
          <w:noProof/>
        </w:rPr>
        <w:tab/>
        <w:t xml:space="preserve">A. W. Rix, "Comparison between subjective listening quality and P. 862 PESQ score," </w:t>
      </w:r>
      <w:r w:rsidRPr="004565CC">
        <w:rPr>
          <w:i/>
          <w:noProof/>
        </w:rPr>
        <w:t xml:space="preserve">Proc. Measurement of Speech and Audio Quality in Networks (MESAQIN’03), Prague, Czech Republic, </w:t>
      </w:r>
      <w:r w:rsidRPr="004565CC">
        <w:rPr>
          <w:noProof/>
        </w:rPr>
        <w:t>2003.</w:t>
      </w:r>
    </w:p>
    <w:p w14:paraId="6169C149" w14:textId="77777777" w:rsidR="004565CC" w:rsidRPr="004565CC" w:rsidRDefault="004565CC" w:rsidP="004565CC">
      <w:pPr>
        <w:pStyle w:val="EndNoteBibliography"/>
        <w:spacing w:after="0"/>
        <w:ind w:left="720" w:hanging="720"/>
        <w:rPr>
          <w:noProof/>
        </w:rPr>
      </w:pPr>
      <w:r w:rsidRPr="004565CC">
        <w:rPr>
          <w:noProof/>
        </w:rPr>
        <w:t>[22]</w:t>
      </w:r>
      <w:r w:rsidRPr="004565CC">
        <w:rPr>
          <w:noProof/>
        </w:rPr>
        <w:tab/>
        <w:t xml:space="preserve">Y. Hu and P. C. Loizou, "Evaluation of objective quality measures for speech enhancement," </w:t>
      </w:r>
      <w:r w:rsidRPr="004565CC">
        <w:rPr>
          <w:i/>
          <w:noProof/>
        </w:rPr>
        <w:t xml:space="preserve">Audio, Speech, and Language Processing, IEEE Transactions on, </w:t>
      </w:r>
      <w:r w:rsidRPr="004565CC">
        <w:rPr>
          <w:noProof/>
        </w:rPr>
        <w:t>vol. 16, pp. 229-238, 2008.</w:t>
      </w:r>
    </w:p>
    <w:p w14:paraId="09D5FF5F" w14:textId="77777777" w:rsidR="004565CC" w:rsidRPr="004565CC" w:rsidRDefault="004565CC" w:rsidP="004565CC">
      <w:pPr>
        <w:pStyle w:val="EndNoteBibliography"/>
        <w:spacing w:after="0"/>
        <w:ind w:left="720" w:hanging="720"/>
        <w:rPr>
          <w:noProof/>
        </w:rPr>
      </w:pPr>
      <w:r w:rsidRPr="004565CC">
        <w:rPr>
          <w:noProof/>
        </w:rPr>
        <w:t>[23]</w:t>
      </w:r>
      <w:r w:rsidRPr="004565CC">
        <w:rPr>
          <w:noProof/>
        </w:rPr>
        <w:tab/>
        <w:t>M. Schmidt and R. Olsson, "Single-channel speech separation using sparse non-negative matrix factorization," 2006.</w:t>
      </w:r>
    </w:p>
    <w:p w14:paraId="49FAF3FF" w14:textId="77777777" w:rsidR="004565CC" w:rsidRPr="004565CC" w:rsidRDefault="004565CC" w:rsidP="004565CC">
      <w:pPr>
        <w:pStyle w:val="EndNoteBibliography"/>
        <w:spacing w:after="0"/>
        <w:ind w:left="720" w:hanging="720"/>
        <w:rPr>
          <w:noProof/>
        </w:rPr>
      </w:pPr>
      <w:r w:rsidRPr="004565CC">
        <w:rPr>
          <w:noProof/>
        </w:rPr>
        <w:t>[24]</w:t>
      </w:r>
      <w:r w:rsidRPr="004565CC">
        <w:rPr>
          <w:noProof/>
        </w:rPr>
        <w:tab/>
        <w:t xml:space="preserve">B. Raj, R. Singh, and P. Smaragdis, "Recognizing speech from simultaneous speakers," in </w:t>
      </w:r>
      <w:r w:rsidRPr="004565CC">
        <w:rPr>
          <w:i/>
          <w:noProof/>
        </w:rPr>
        <w:t>INTERSPEECH</w:t>
      </w:r>
      <w:r w:rsidRPr="004565CC">
        <w:rPr>
          <w:noProof/>
        </w:rPr>
        <w:t>, 2005, pp. 3317-3320.</w:t>
      </w:r>
    </w:p>
    <w:p w14:paraId="192615D9" w14:textId="77777777" w:rsidR="004565CC" w:rsidRPr="004565CC" w:rsidRDefault="004565CC" w:rsidP="004565CC">
      <w:pPr>
        <w:pStyle w:val="EndNoteBibliography"/>
        <w:spacing w:after="0"/>
        <w:ind w:left="720" w:hanging="720"/>
        <w:rPr>
          <w:noProof/>
        </w:rPr>
      </w:pPr>
      <w:r w:rsidRPr="004565CC">
        <w:rPr>
          <w:noProof/>
        </w:rPr>
        <w:t>[25]</w:t>
      </w:r>
      <w:r w:rsidRPr="004565CC">
        <w:rPr>
          <w:noProof/>
        </w:rPr>
        <w:tab/>
        <w:t xml:space="preserve">B. Raj and P. Smaragdis, "Latent variable decomposition of spectrograms for single channel speaker separation," in </w:t>
      </w:r>
      <w:r w:rsidRPr="004565CC">
        <w:rPr>
          <w:i/>
          <w:noProof/>
        </w:rPr>
        <w:t>Applications of Signal Processing to Audio and Acoustics, 2005. IEEE Workshop on</w:t>
      </w:r>
      <w:r w:rsidRPr="004565CC">
        <w:rPr>
          <w:noProof/>
        </w:rPr>
        <w:t>, 2005, pp. 17-20.</w:t>
      </w:r>
    </w:p>
    <w:p w14:paraId="39B04CB0" w14:textId="77777777" w:rsidR="004565CC" w:rsidRPr="004565CC" w:rsidRDefault="004565CC" w:rsidP="004565CC">
      <w:pPr>
        <w:pStyle w:val="EndNoteBibliography"/>
        <w:spacing w:after="0"/>
        <w:ind w:left="720" w:hanging="720"/>
        <w:rPr>
          <w:noProof/>
        </w:rPr>
      </w:pPr>
      <w:r w:rsidRPr="004565CC">
        <w:rPr>
          <w:noProof/>
        </w:rPr>
        <w:t>[26]</w:t>
      </w:r>
      <w:r w:rsidRPr="004565CC">
        <w:rPr>
          <w:noProof/>
        </w:rPr>
        <w:tab/>
        <w:t xml:space="preserve">B. Raj, R. Singh, and T. Virtanen, "Phoneme-Dependent NMF for Speech Enhancement in Monaural Mixtures," in </w:t>
      </w:r>
      <w:r w:rsidRPr="004565CC">
        <w:rPr>
          <w:i/>
          <w:noProof/>
        </w:rPr>
        <w:t>INTERSPEECH</w:t>
      </w:r>
      <w:r w:rsidRPr="004565CC">
        <w:rPr>
          <w:noProof/>
        </w:rPr>
        <w:t>, 2011, pp. 1217-1220.</w:t>
      </w:r>
    </w:p>
    <w:p w14:paraId="780107CB" w14:textId="77777777" w:rsidR="004565CC" w:rsidRPr="004565CC" w:rsidRDefault="004565CC" w:rsidP="004565CC">
      <w:pPr>
        <w:pStyle w:val="EndNoteBibliography"/>
        <w:spacing w:after="0"/>
        <w:ind w:left="720" w:hanging="720"/>
        <w:rPr>
          <w:noProof/>
        </w:rPr>
      </w:pPr>
      <w:r w:rsidRPr="004565CC">
        <w:rPr>
          <w:noProof/>
        </w:rPr>
        <w:t>[27]</w:t>
      </w:r>
      <w:r w:rsidRPr="004565CC">
        <w:rPr>
          <w:noProof/>
        </w:rPr>
        <w:tab/>
        <w:t xml:space="preserve">C. Févotte, "Majorization-minimization algorithm for smooth Itakura-Saito nonnegative matrix factorization," in </w:t>
      </w:r>
      <w:r w:rsidRPr="004565CC">
        <w:rPr>
          <w:i/>
          <w:noProof/>
        </w:rPr>
        <w:t>Acoustics, Speech and Signal Processing (ICASSP), 2011 IEEE International Conference on</w:t>
      </w:r>
      <w:r w:rsidRPr="004565CC">
        <w:rPr>
          <w:noProof/>
        </w:rPr>
        <w:t>, 2011, pp. 1980-1983.</w:t>
      </w:r>
    </w:p>
    <w:p w14:paraId="6A1A64D6" w14:textId="77777777" w:rsidR="004565CC" w:rsidRPr="004565CC" w:rsidRDefault="004565CC" w:rsidP="004565CC">
      <w:pPr>
        <w:pStyle w:val="EndNoteBibliography"/>
        <w:spacing w:after="0"/>
        <w:ind w:left="720" w:hanging="720"/>
        <w:rPr>
          <w:noProof/>
        </w:rPr>
      </w:pPr>
      <w:r w:rsidRPr="004565CC">
        <w:rPr>
          <w:noProof/>
        </w:rPr>
        <w:t>[28]</w:t>
      </w:r>
      <w:r w:rsidRPr="004565CC">
        <w:rPr>
          <w:noProof/>
        </w:rPr>
        <w:tab/>
        <w:t xml:space="preserve">D. L. Donoho and V. Stodden, "When does non-negative matrix factorization give a correct decomposition into parts?," in </w:t>
      </w:r>
      <w:r w:rsidRPr="004565CC">
        <w:rPr>
          <w:i/>
          <w:noProof/>
        </w:rPr>
        <w:t>NIPS</w:t>
      </w:r>
      <w:r w:rsidRPr="004565CC">
        <w:rPr>
          <w:noProof/>
        </w:rPr>
        <w:t>, 2003.</w:t>
      </w:r>
    </w:p>
    <w:p w14:paraId="4CCB1A66" w14:textId="77777777" w:rsidR="004565CC" w:rsidRPr="004565CC" w:rsidRDefault="004565CC" w:rsidP="004565CC">
      <w:pPr>
        <w:pStyle w:val="EndNoteBibliography"/>
        <w:spacing w:after="0"/>
        <w:ind w:left="720" w:hanging="720"/>
        <w:rPr>
          <w:noProof/>
        </w:rPr>
      </w:pPr>
      <w:r w:rsidRPr="004565CC">
        <w:rPr>
          <w:noProof/>
        </w:rPr>
        <w:t>[29]</w:t>
      </w:r>
      <w:r w:rsidRPr="004565CC">
        <w:rPr>
          <w:noProof/>
        </w:rPr>
        <w:tab/>
        <w:t>P. Paatero and U. Tapper, "Positive matrix factorization: A non</w:t>
      </w:r>
      <w:r w:rsidRPr="004565CC">
        <w:rPr>
          <w:rFonts w:ascii="American Typewriter" w:hAnsi="American Typewriter" w:cs="American Typewriter"/>
          <w:noProof/>
        </w:rPr>
        <w:t>‐</w:t>
      </w:r>
      <w:r w:rsidRPr="004565CC">
        <w:rPr>
          <w:noProof/>
        </w:rPr>
        <w:t xml:space="preserve">negative factor model with optimal utilization of error estimates of data values," </w:t>
      </w:r>
      <w:r w:rsidRPr="004565CC">
        <w:rPr>
          <w:i/>
          <w:noProof/>
        </w:rPr>
        <w:t xml:space="preserve">Environmetrics, </w:t>
      </w:r>
      <w:r w:rsidRPr="004565CC">
        <w:rPr>
          <w:noProof/>
        </w:rPr>
        <w:t>vol. 5, pp. 111-126, 1994.</w:t>
      </w:r>
    </w:p>
    <w:p w14:paraId="479DEA06" w14:textId="77777777" w:rsidR="004565CC" w:rsidRPr="004565CC" w:rsidRDefault="004565CC" w:rsidP="004565CC">
      <w:pPr>
        <w:pStyle w:val="EndNoteBibliography"/>
        <w:spacing w:after="0"/>
        <w:ind w:left="720" w:hanging="720"/>
        <w:rPr>
          <w:noProof/>
        </w:rPr>
      </w:pPr>
      <w:r w:rsidRPr="004565CC">
        <w:rPr>
          <w:noProof/>
        </w:rPr>
        <w:t>[30]</w:t>
      </w:r>
      <w:r w:rsidRPr="004565CC">
        <w:rPr>
          <w:noProof/>
        </w:rPr>
        <w:tab/>
        <w:t xml:space="preserve">D. D. Lee and H. S. Seung, "Algorithms for non-negative matrix factorization," in </w:t>
      </w:r>
      <w:r w:rsidRPr="004565CC">
        <w:rPr>
          <w:i/>
          <w:noProof/>
        </w:rPr>
        <w:t>Advances in neural information processing systems</w:t>
      </w:r>
      <w:r w:rsidRPr="004565CC">
        <w:rPr>
          <w:noProof/>
        </w:rPr>
        <w:t>, 2000, pp. 556-562.</w:t>
      </w:r>
    </w:p>
    <w:p w14:paraId="0CB19BF2" w14:textId="77777777" w:rsidR="004565CC" w:rsidRPr="004565CC" w:rsidRDefault="004565CC" w:rsidP="004565CC">
      <w:pPr>
        <w:pStyle w:val="EndNoteBibliography"/>
        <w:spacing w:after="0"/>
        <w:ind w:left="720" w:hanging="720"/>
        <w:rPr>
          <w:noProof/>
        </w:rPr>
      </w:pPr>
      <w:r w:rsidRPr="004565CC">
        <w:rPr>
          <w:noProof/>
        </w:rPr>
        <w:t>[31]</w:t>
      </w:r>
      <w:r w:rsidRPr="004565CC">
        <w:rPr>
          <w:noProof/>
        </w:rPr>
        <w:tab/>
        <w:t xml:space="preserve">M. W. Berry, M. Browne, A. N. Langville, V. P. Pauca, and R. J. Plemmons, "Algorithms and applications for approximate nonnegative matrix factorization," </w:t>
      </w:r>
      <w:r w:rsidRPr="004565CC">
        <w:rPr>
          <w:i/>
          <w:noProof/>
        </w:rPr>
        <w:t xml:space="preserve">Computational Statistics &amp; Data Analysis, </w:t>
      </w:r>
      <w:r w:rsidRPr="004565CC">
        <w:rPr>
          <w:noProof/>
        </w:rPr>
        <w:t>vol. 52, pp. 155-173, 2007.</w:t>
      </w:r>
    </w:p>
    <w:p w14:paraId="77D6B10A" w14:textId="77777777" w:rsidR="004565CC" w:rsidRPr="004565CC" w:rsidRDefault="004565CC" w:rsidP="004565CC">
      <w:pPr>
        <w:pStyle w:val="EndNoteBibliography"/>
        <w:spacing w:after="0"/>
        <w:ind w:left="720" w:hanging="720"/>
        <w:rPr>
          <w:noProof/>
        </w:rPr>
      </w:pPr>
      <w:r w:rsidRPr="004565CC">
        <w:rPr>
          <w:noProof/>
        </w:rPr>
        <w:t>[32]</w:t>
      </w:r>
      <w:r w:rsidRPr="004565CC">
        <w:rPr>
          <w:noProof/>
        </w:rPr>
        <w:tab/>
        <w:t xml:space="preserve">L. Finesso and P. Spreij, "Nonnegative matrix factorization and I-divergence alternating minimization," </w:t>
      </w:r>
      <w:r w:rsidRPr="004565CC">
        <w:rPr>
          <w:i/>
          <w:noProof/>
        </w:rPr>
        <w:t xml:space="preserve">Linear Algebra and its Applications, </w:t>
      </w:r>
      <w:r w:rsidRPr="004565CC">
        <w:rPr>
          <w:noProof/>
        </w:rPr>
        <w:t>vol. 416, pp. 270-287, 2006.</w:t>
      </w:r>
    </w:p>
    <w:p w14:paraId="3D9FFE74" w14:textId="77777777" w:rsidR="004565CC" w:rsidRPr="004565CC" w:rsidRDefault="004565CC" w:rsidP="004565CC">
      <w:pPr>
        <w:pStyle w:val="EndNoteBibliography"/>
        <w:spacing w:after="0"/>
        <w:ind w:left="720" w:hanging="720"/>
        <w:rPr>
          <w:noProof/>
        </w:rPr>
      </w:pPr>
      <w:r w:rsidRPr="004565CC">
        <w:rPr>
          <w:noProof/>
        </w:rPr>
        <w:t>[33]</w:t>
      </w:r>
      <w:r w:rsidRPr="004565CC">
        <w:rPr>
          <w:noProof/>
        </w:rPr>
        <w:tab/>
        <w:t xml:space="preserve">L. Finesso and P. Spreij, "Approximate nonnegative matrix factorization via alternating minimization," </w:t>
      </w:r>
      <w:r w:rsidRPr="004565CC">
        <w:rPr>
          <w:i/>
          <w:noProof/>
        </w:rPr>
        <w:t xml:space="preserve">arXiv preprint math/0402229, </w:t>
      </w:r>
      <w:r w:rsidRPr="004565CC">
        <w:rPr>
          <w:noProof/>
        </w:rPr>
        <w:t>2004.</w:t>
      </w:r>
    </w:p>
    <w:p w14:paraId="27DD26DD" w14:textId="77777777" w:rsidR="004565CC" w:rsidRPr="004565CC" w:rsidRDefault="004565CC" w:rsidP="004565CC">
      <w:pPr>
        <w:pStyle w:val="EndNoteBibliography"/>
        <w:spacing w:after="0"/>
        <w:ind w:left="720" w:hanging="720"/>
        <w:rPr>
          <w:noProof/>
        </w:rPr>
      </w:pPr>
      <w:r w:rsidRPr="004565CC">
        <w:rPr>
          <w:noProof/>
        </w:rPr>
        <w:t>[34]</w:t>
      </w:r>
      <w:r w:rsidRPr="004565CC">
        <w:rPr>
          <w:noProof/>
        </w:rPr>
        <w:tab/>
        <w:t>R. Albright, J. Cox, D. Duling, A. N. Langville, and C. Meyer, "Algorithms, initializations, and convergence for the nonnegative matrix factorization," North Carolina State University, 2006.</w:t>
      </w:r>
    </w:p>
    <w:p w14:paraId="7DABDCAB" w14:textId="77777777" w:rsidR="004565CC" w:rsidRPr="004565CC" w:rsidRDefault="004565CC" w:rsidP="004565CC">
      <w:pPr>
        <w:pStyle w:val="EndNoteBibliography"/>
        <w:spacing w:after="0"/>
        <w:ind w:left="720" w:hanging="720"/>
        <w:rPr>
          <w:noProof/>
        </w:rPr>
      </w:pPr>
      <w:r w:rsidRPr="004565CC">
        <w:rPr>
          <w:noProof/>
        </w:rPr>
        <w:t>[35]</w:t>
      </w:r>
      <w:r w:rsidRPr="004565CC">
        <w:rPr>
          <w:noProof/>
        </w:rPr>
        <w:tab/>
        <w:t xml:space="preserve">S. Wright and J. Nocedal, "Derivative-Free Optimization," in </w:t>
      </w:r>
      <w:r w:rsidRPr="004565CC">
        <w:rPr>
          <w:i/>
          <w:noProof/>
        </w:rPr>
        <w:t>Numerical optimization</w:t>
      </w:r>
      <w:r w:rsidRPr="004565CC">
        <w:rPr>
          <w:noProof/>
        </w:rPr>
        <w:t>. vol. 2, ed: Springer New York, 1999, pp. 229-233.</w:t>
      </w:r>
    </w:p>
    <w:p w14:paraId="659BF98E" w14:textId="77777777" w:rsidR="004565CC" w:rsidRPr="004565CC" w:rsidRDefault="004565CC" w:rsidP="004565CC">
      <w:pPr>
        <w:pStyle w:val="EndNoteBibliography"/>
        <w:spacing w:after="0"/>
        <w:ind w:left="720" w:hanging="720"/>
        <w:rPr>
          <w:noProof/>
        </w:rPr>
      </w:pPr>
      <w:r w:rsidRPr="004565CC">
        <w:rPr>
          <w:noProof/>
        </w:rPr>
        <w:t>[36]</w:t>
      </w:r>
      <w:r w:rsidRPr="004565CC">
        <w:rPr>
          <w:noProof/>
        </w:rPr>
        <w:tab/>
        <w:t xml:space="preserve">C.-J. Lin, "Projected gradient methods for nonnegative matrix factorization," </w:t>
      </w:r>
      <w:r w:rsidRPr="004565CC">
        <w:rPr>
          <w:i/>
          <w:noProof/>
        </w:rPr>
        <w:t xml:space="preserve">Neural computation, </w:t>
      </w:r>
      <w:r w:rsidRPr="004565CC">
        <w:rPr>
          <w:noProof/>
        </w:rPr>
        <w:t>vol. 19, pp. 2756-2779, 2007.</w:t>
      </w:r>
    </w:p>
    <w:p w14:paraId="41A506A3" w14:textId="77777777" w:rsidR="004565CC" w:rsidRPr="004565CC" w:rsidRDefault="004565CC" w:rsidP="004565CC">
      <w:pPr>
        <w:pStyle w:val="EndNoteBibliography"/>
        <w:spacing w:after="0"/>
        <w:ind w:left="720" w:hanging="720"/>
        <w:rPr>
          <w:noProof/>
        </w:rPr>
      </w:pPr>
      <w:r w:rsidRPr="004565CC">
        <w:rPr>
          <w:noProof/>
        </w:rPr>
        <w:t>[37]</w:t>
      </w:r>
      <w:r w:rsidRPr="004565CC">
        <w:rPr>
          <w:noProof/>
        </w:rPr>
        <w:tab/>
        <w:t>M. H. Van Benthem and M. R. Keenan, "Fast algorithm for the solution of large</w:t>
      </w:r>
      <w:r w:rsidRPr="004565CC">
        <w:rPr>
          <w:rFonts w:ascii="American Typewriter" w:hAnsi="American Typewriter" w:cs="American Typewriter"/>
          <w:noProof/>
        </w:rPr>
        <w:t>‐</w:t>
      </w:r>
      <w:r w:rsidRPr="004565CC">
        <w:rPr>
          <w:noProof/>
        </w:rPr>
        <w:t>scale non</w:t>
      </w:r>
      <w:r w:rsidRPr="004565CC">
        <w:rPr>
          <w:rFonts w:ascii="American Typewriter" w:hAnsi="American Typewriter" w:cs="American Typewriter"/>
          <w:noProof/>
        </w:rPr>
        <w:t>‐</w:t>
      </w:r>
      <w:r w:rsidRPr="004565CC">
        <w:rPr>
          <w:noProof/>
        </w:rPr>
        <w:t>negativity</w:t>
      </w:r>
      <w:r w:rsidRPr="004565CC">
        <w:rPr>
          <w:rFonts w:ascii="American Typewriter" w:hAnsi="American Typewriter" w:cs="American Typewriter"/>
          <w:noProof/>
        </w:rPr>
        <w:t>‐</w:t>
      </w:r>
      <w:r w:rsidRPr="004565CC">
        <w:rPr>
          <w:noProof/>
        </w:rPr>
        <w:t xml:space="preserve">constrained least squares problems," </w:t>
      </w:r>
      <w:r w:rsidRPr="004565CC">
        <w:rPr>
          <w:i/>
          <w:noProof/>
        </w:rPr>
        <w:t xml:space="preserve">Journal of chemometrics, </w:t>
      </w:r>
      <w:r w:rsidRPr="004565CC">
        <w:rPr>
          <w:noProof/>
        </w:rPr>
        <w:t>vol. 18, pp. 441-450, 2004.</w:t>
      </w:r>
    </w:p>
    <w:p w14:paraId="27CF97D4" w14:textId="77777777" w:rsidR="004565CC" w:rsidRPr="004565CC" w:rsidRDefault="004565CC" w:rsidP="004565CC">
      <w:pPr>
        <w:pStyle w:val="EndNoteBibliography"/>
        <w:spacing w:after="0"/>
        <w:ind w:left="720" w:hanging="720"/>
        <w:rPr>
          <w:noProof/>
        </w:rPr>
      </w:pPr>
      <w:r w:rsidRPr="004565CC">
        <w:rPr>
          <w:noProof/>
        </w:rPr>
        <w:t>[38]</w:t>
      </w:r>
      <w:r w:rsidRPr="004565CC">
        <w:rPr>
          <w:noProof/>
        </w:rPr>
        <w:tab/>
        <w:t xml:space="preserve">R. Bro and S. De Jong, "A fast non-negativity-constrained least squares algorithm," </w:t>
      </w:r>
      <w:r w:rsidRPr="004565CC">
        <w:rPr>
          <w:i/>
          <w:noProof/>
        </w:rPr>
        <w:t xml:space="preserve">Journal of chemometrics, </w:t>
      </w:r>
      <w:r w:rsidRPr="004565CC">
        <w:rPr>
          <w:noProof/>
        </w:rPr>
        <w:t>vol. 11, pp. 393-401, 1997.</w:t>
      </w:r>
    </w:p>
    <w:p w14:paraId="453050AC" w14:textId="77777777" w:rsidR="004565CC" w:rsidRPr="004565CC" w:rsidRDefault="004565CC" w:rsidP="004565CC">
      <w:pPr>
        <w:pStyle w:val="EndNoteBibliography"/>
        <w:spacing w:after="0"/>
        <w:ind w:left="720" w:hanging="720"/>
        <w:rPr>
          <w:noProof/>
        </w:rPr>
      </w:pPr>
      <w:r w:rsidRPr="004565CC">
        <w:rPr>
          <w:noProof/>
        </w:rPr>
        <w:t>[39]</w:t>
      </w:r>
      <w:r w:rsidRPr="004565CC">
        <w:rPr>
          <w:noProof/>
        </w:rPr>
        <w:tab/>
        <w:t xml:space="preserve">P. O. Hoyer, "Non-negative matrix factorization with sparseness constraints," </w:t>
      </w:r>
      <w:r w:rsidRPr="004565CC">
        <w:rPr>
          <w:i/>
          <w:noProof/>
        </w:rPr>
        <w:t xml:space="preserve">The Journal of Machine Learning Research, </w:t>
      </w:r>
      <w:r w:rsidRPr="004565CC">
        <w:rPr>
          <w:noProof/>
        </w:rPr>
        <w:t>vol. 5, pp. 1457-1469, 2004.</w:t>
      </w:r>
    </w:p>
    <w:p w14:paraId="1FDFE6C1" w14:textId="77777777" w:rsidR="004565CC" w:rsidRPr="004565CC" w:rsidRDefault="004565CC" w:rsidP="004565CC">
      <w:pPr>
        <w:pStyle w:val="EndNoteBibliography"/>
        <w:spacing w:after="0"/>
        <w:ind w:left="720" w:hanging="720"/>
        <w:rPr>
          <w:noProof/>
        </w:rPr>
      </w:pPr>
      <w:r w:rsidRPr="004565CC">
        <w:rPr>
          <w:noProof/>
        </w:rPr>
        <w:t>[40]</w:t>
      </w:r>
      <w:r w:rsidRPr="004565CC">
        <w:rPr>
          <w:noProof/>
        </w:rPr>
        <w:tab/>
        <w:t xml:space="preserve">P. O. Hoyer, "Non-negative sparse coding," in </w:t>
      </w:r>
      <w:r w:rsidRPr="004565CC">
        <w:rPr>
          <w:i/>
          <w:noProof/>
        </w:rPr>
        <w:t>Neural Networks for Signal Processing, 2002. Proceedings of the 2002 12th IEEE Workshop on</w:t>
      </w:r>
      <w:r w:rsidRPr="004565CC">
        <w:rPr>
          <w:noProof/>
        </w:rPr>
        <w:t>, 2002, pp. 557-565.</w:t>
      </w:r>
    </w:p>
    <w:p w14:paraId="1F8216E8" w14:textId="77777777" w:rsidR="004565CC" w:rsidRPr="004565CC" w:rsidRDefault="004565CC" w:rsidP="004565CC">
      <w:pPr>
        <w:pStyle w:val="EndNoteBibliography"/>
        <w:spacing w:after="0"/>
        <w:ind w:left="720" w:hanging="720"/>
        <w:rPr>
          <w:noProof/>
        </w:rPr>
      </w:pPr>
      <w:r w:rsidRPr="004565CC">
        <w:rPr>
          <w:noProof/>
        </w:rPr>
        <w:t>[41]</w:t>
      </w:r>
      <w:r w:rsidRPr="004565CC">
        <w:rPr>
          <w:noProof/>
        </w:rPr>
        <w:tab/>
        <w:t xml:space="preserve">A. Cichocki, R. Zdunek, and S.-i. Amari, "New algorithms for non-negative matrix factorization in applications to blind source separation," in </w:t>
      </w:r>
      <w:r w:rsidRPr="004565CC">
        <w:rPr>
          <w:i/>
          <w:noProof/>
        </w:rPr>
        <w:t>Acoustics, Speech and Signal Processing, 2006. ICASSP 2006 Proceedings. 2006 IEEE International Conference on</w:t>
      </w:r>
      <w:r w:rsidRPr="004565CC">
        <w:rPr>
          <w:noProof/>
        </w:rPr>
        <w:t>, 2006, pp. V-V.</w:t>
      </w:r>
    </w:p>
    <w:p w14:paraId="3B16E6C2" w14:textId="77777777" w:rsidR="004565CC" w:rsidRPr="004565CC" w:rsidRDefault="004565CC" w:rsidP="004565CC">
      <w:pPr>
        <w:pStyle w:val="EndNoteBibliography"/>
        <w:spacing w:after="0"/>
        <w:ind w:left="720" w:hanging="720"/>
        <w:rPr>
          <w:noProof/>
        </w:rPr>
      </w:pPr>
      <w:r w:rsidRPr="004565CC">
        <w:rPr>
          <w:noProof/>
        </w:rPr>
        <w:t>[42]</w:t>
      </w:r>
      <w:r w:rsidRPr="004565CC">
        <w:rPr>
          <w:noProof/>
        </w:rPr>
        <w:tab/>
        <w:t xml:space="preserve">T. P. Krauss, L. Shure, and J. Little, </w:t>
      </w:r>
      <w:r w:rsidRPr="004565CC">
        <w:rPr>
          <w:i/>
          <w:noProof/>
        </w:rPr>
        <w:t>Signal processing toolbox for use with MATLAB®: user's guide</w:t>
      </w:r>
      <w:r w:rsidRPr="004565CC">
        <w:rPr>
          <w:noProof/>
        </w:rPr>
        <w:t>: The MathWorks, 1994.</w:t>
      </w:r>
    </w:p>
    <w:p w14:paraId="31C033DF" w14:textId="77777777" w:rsidR="004565CC" w:rsidRPr="004565CC" w:rsidRDefault="004565CC" w:rsidP="004565CC">
      <w:pPr>
        <w:pStyle w:val="EndNoteBibliography"/>
        <w:spacing w:after="0"/>
        <w:ind w:left="720" w:hanging="720"/>
        <w:rPr>
          <w:noProof/>
        </w:rPr>
      </w:pPr>
      <w:r w:rsidRPr="004565CC">
        <w:rPr>
          <w:noProof/>
        </w:rPr>
        <w:t>[43]</w:t>
      </w:r>
      <w:r w:rsidRPr="004565CC">
        <w:rPr>
          <w:noProof/>
        </w:rPr>
        <w:tab/>
        <w:t xml:space="preserve">B. Jones, </w:t>
      </w:r>
      <w:r w:rsidRPr="004565CC">
        <w:rPr>
          <w:i/>
          <w:noProof/>
        </w:rPr>
        <w:t>MATLAB: Statistics Toolbox; User's Guide</w:t>
      </w:r>
      <w:r w:rsidRPr="004565CC">
        <w:rPr>
          <w:noProof/>
        </w:rPr>
        <w:t>: MathWorks, 1997.</w:t>
      </w:r>
    </w:p>
    <w:p w14:paraId="5955F661" w14:textId="77777777" w:rsidR="004565CC" w:rsidRPr="004565CC" w:rsidRDefault="004565CC" w:rsidP="004565CC">
      <w:pPr>
        <w:pStyle w:val="EndNoteBibliography"/>
        <w:spacing w:after="0"/>
        <w:ind w:left="720" w:hanging="720"/>
        <w:rPr>
          <w:noProof/>
        </w:rPr>
      </w:pPr>
      <w:r w:rsidRPr="004565CC">
        <w:rPr>
          <w:noProof/>
        </w:rPr>
        <w:t>[44]</w:t>
      </w:r>
      <w:r w:rsidRPr="004565CC">
        <w:rPr>
          <w:noProof/>
        </w:rPr>
        <w:tab/>
        <w:t xml:space="preserve">M. Brookes, "Voicebox: Speech processing toolbox for matlab," </w:t>
      </w:r>
      <w:r w:rsidRPr="004565CC">
        <w:rPr>
          <w:i/>
          <w:noProof/>
        </w:rPr>
        <w:t xml:space="preserve">Software, available [Mar. 2011] from www. ee. ic. ac. uk/hp/staff/dmb/voicebox/voicebox. html, </w:t>
      </w:r>
      <w:r w:rsidRPr="004565CC">
        <w:rPr>
          <w:noProof/>
        </w:rPr>
        <w:t>1997.</w:t>
      </w:r>
    </w:p>
    <w:p w14:paraId="76A4FB07" w14:textId="77777777" w:rsidR="004565CC" w:rsidRPr="004565CC" w:rsidRDefault="004565CC" w:rsidP="004565CC">
      <w:pPr>
        <w:pStyle w:val="EndNoteBibliography"/>
        <w:spacing w:after="0"/>
        <w:ind w:left="720" w:hanging="720"/>
        <w:rPr>
          <w:noProof/>
        </w:rPr>
      </w:pPr>
      <w:r w:rsidRPr="004565CC">
        <w:rPr>
          <w:noProof/>
        </w:rPr>
        <w:t>[45]</w:t>
      </w:r>
      <w:r w:rsidRPr="004565CC">
        <w:rPr>
          <w:noProof/>
        </w:rPr>
        <w:tab/>
        <w:t xml:space="preserve">P. C. Loizou, "MATLAB PESQ Implementation," in </w:t>
      </w:r>
      <w:r w:rsidRPr="004565CC">
        <w:rPr>
          <w:i/>
          <w:noProof/>
        </w:rPr>
        <w:t>"Speech enhancement: Theory and Practice"</w:t>
      </w:r>
      <w:r w:rsidRPr="004565CC">
        <w:rPr>
          <w:noProof/>
        </w:rPr>
        <w:t>, ed: CRC Press, 2008.</w:t>
      </w:r>
    </w:p>
    <w:p w14:paraId="3D6E30F2" w14:textId="77777777" w:rsidR="004565CC" w:rsidRPr="004565CC" w:rsidRDefault="004565CC" w:rsidP="004565CC">
      <w:pPr>
        <w:pStyle w:val="EndNoteBibliography"/>
        <w:spacing w:after="0"/>
        <w:ind w:left="720" w:hanging="720"/>
        <w:rPr>
          <w:noProof/>
        </w:rPr>
      </w:pPr>
      <w:r w:rsidRPr="004565CC">
        <w:rPr>
          <w:noProof/>
        </w:rPr>
        <w:t>[46]</w:t>
      </w:r>
      <w:r w:rsidRPr="004565CC">
        <w:rPr>
          <w:noProof/>
        </w:rPr>
        <w:tab/>
        <w:t xml:space="preserve">K. Gorman. (2007, 5/5/14). </w:t>
      </w:r>
      <w:r w:rsidRPr="004565CC">
        <w:rPr>
          <w:i/>
          <w:noProof/>
        </w:rPr>
        <w:t xml:space="preserve">Automatic Speech Segmentation with HTK  </w:t>
      </w:r>
      <w:r w:rsidRPr="004565CC">
        <w:rPr>
          <w:noProof/>
        </w:rPr>
        <w:t>[Tutorial]. Available: http://www.ling.upenn.edu/~kgorman/speechseg.html/.speechseg.html</w:t>
      </w:r>
    </w:p>
    <w:p w14:paraId="7BFCE0DD" w14:textId="77777777" w:rsidR="004565CC" w:rsidRPr="004565CC" w:rsidRDefault="004565CC" w:rsidP="004565CC">
      <w:pPr>
        <w:pStyle w:val="EndNoteBibliography"/>
        <w:spacing w:after="0"/>
        <w:ind w:left="720" w:hanging="720"/>
        <w:rPr>
          <w:noProof/>
        </w:rPr>
      </w:pPr>
      <w:r w:rsidRPr="004565CC">
        <w:rPr>
          <w:noProof/>
        </w:rPr>
        <w:t>[47]</w:t>
      </w:r>
      <w:r w:rsidRPr="004565CC">
        <w:rPr>
          <w:noProof/>
        </w:rPr>
        <w:tab/>
        <w:t xml:space="preserve">R. Weide, "The Carnegie mellon pronouncing dictionary [CMUDICT. 0.6]," </w:t>
      </w:r>
      <w:r w:rsidRPr="004565CC">
        <w:rPr>
          <w:i/>
          <w:noProof/>
        </w:rPr>
        <w:t xml:space="preserve">Carnegie MellonUniversity: http://www.speech.cs.cmu.edu/cgi-bin/cmudict., </w:t>
      </w:r>
      <w:r w:rsidRPr="004565CC">
        <w:rPr>
          <w:noProof/>
        </w:rPr>
        <w:t>vol. 9, 2005.</w:t>
      </w:r>
    </w:p>
    <w:p w14:paraId="5031D518" w14:textId="77777777" w:rsidR="004565CC" w:rsidRPr="004565CC" w:rsidRDefault="004565CC" w:rsidP="004565CC">
      <w:pPr>
        <w:pStyle w:val="EndNoteBibliography"/>
        <w:ind w:left="720" w:hanging="720"/>
        <w:rPr>
          <w:noProof/>
        </w:rPr>
      </w:pPr>
      <w:r w:rsidRPr="004565CC">
        <w:rPr>
          <w:noProof/>
        </w:rPr>
        <w:t>[48]</w:t>
      </w:r>
      <w:r w:rsidRPr="004565CC">
        <w:rPr>
          <w:noProof/>
        </w:rPr>
        <w:tab/>
        <w:t xml:space="preserve">T. Robinson, J. Fransen, D. Pye, J. Foote, and S. Renals, "WSJCAMO: A British English speech corpus for large vocabulary continuous speech recognition," in </w:t>
      </w:r>
      <w:r w:rsidRPr="004565CC">
        <w:rPr>
          <w:i/>
          <w:noProof/>
        </w:rPr>
        <w:t>Acoustics, Speech, and Signal Processing, 1995. ICASSP-95., 1995 International Conference on</w:t>
      </w:r>
      <w:r w:rsidRPr="004565CC">
        <w:rPr>
          <w:noProof/>
        </w:rPr>
        <w:t>, 1995, pp. 81-84.</w:t>
      </w:r>
    </w:p>
    <w:p w14:paraId="350BED81" w14:textId="77777777" w:rsidR="00C30B96" w:rsidRDefault="004932C5" w:rsidP="00E74383">
      <w:pPr>
        <w:pStyle w:val="EndNoteBibliography"/>
        <w:spacing w:after="0"/>
        <w:ind w:left="720" w:hanging="720"/>
        <w:sectPr w:rsidR="00C30B96" w:rsidSect="000E328A">
          <w:headerReference w:type="default" r:id="rId18"/>
          <w:footerReference w:type="default" r:id="rId19"/>
          <w:pgSz w:w="11906" w:h="16838"/>
          <w:pgMar w:top="1418" w:right="1418" w:bottom="1418" w:left="2268" w:header="709" w:footer="709" w:gutter="0"/>
          <w:pgNumType w:start="1"/>
          <w:cols w:space="708"/>
          <w:docGrid w:linePitch="360"/>
        </w:sectPr>
      </w:pPr>
      <w:r>
        <w:fldChar w:fldCharType="end"/>
      </w:r>
    </w:p>
    <w:p w14:paraId="3A7052CB" w14:textId="4347D039" w:rsidR="00E74383" w:rsidRDefault="00E74383" w:rsidP="00E74383">
      <w:pPr>
        <w:pStyle w:val="EndNoteBibliography"/>
        <w:spacing w:after="0"/>
        <w:ind w:left="720" w:hanging="720"/>
      </w:pPr>
    </w:p>
    <w:p w14:paraId="776F04C4" w14:textId="022508A9" w:rsidR="00776595" w:rsidRDefault="0027647B" w:rsidP="0099428B">
      <w:pPr>
        <w:pStyle w:val="Heading7"/>
      </w:pPr>
      <w:r>
        <w:lastRenderedPageBreak/>
        <w:t>Risk Assessment</w:t>
      </w:r>
    </w:p>
    <w:p w14:paraId="38FE02A4" w14:textId="78EACC98" w:rsidR="0077436B" w:rsidRDefault="0077436B" w:rsidP="00776595"/>
    <w:p w14:paraId="7FF538CC" w14:textId="3B2674A3" w:rsidR="00EC4487" w:rsidRDefault="00EC4487" w:rsidP="00EC4487">
      <w:pPr>
        <w:pStyle w:val="Heading7"/>
      </w:pPr>
      <w:bookmarkStart w:id="274" w:name="_Ref261219233"/>
      <w:r>
        <w:lastRenderedPageBreak/>
        <w:t>Work Breakdown Structure</w:t>
      </w:r>
      <w:bookmarkEnd w:id="274"/>
    </w:p>
    <w:p w14:paraId="7E7ED0D1" w14:textId="77777777" w:rsidR="004565CC" w:rsidRDefault="004565CC" w:rsidP="00EC4487"/>
    <w:p w14:paraId="0C8C9A59" w14:textId="77777777" w:rsidR="004565CC" w:rsidRDefault="004565CC" w:rsidP="00EC4487"/>
    <w:p w14:paraId="47A1DDB5" w14:textId="77777777" w:rsidR="004565CC" w:rsidRDefault="004565CC" w:rsidP="00EC4487">
      <w:pPr>
        <w:sectPr w:rsidR="004565CC" w:rsidSect="00C30B96">
          <w:footerReference w:type="default" r:id="rId20"/>
          <w:type w:val="continuous"/>
          <w:pgSz w:w="11906" w:h="16838"/>
          <w:pgMar w:top="1418" w:right="1418" w:bottom="1418" w:left="2268" w:header="709" w:footer="709" w:gutter="0"/>
          <w:pgNumType w:start="1"/>
          <w:cols w:space="708"/>
          <w:docGrid w:linePitch="360"/>
        </w:sectPr>
      </w:pPr>
    </w:p>
    <w:p w14:paraId="4D5556AC" w14:textId="52F988DD" w:rsidR="00EC4487" w:rsidRDefault="004565CC" w:rsidP="004565CC">
      <w:pPr>
        <w:pStyle w:val="Heading7"/>
      </w:pPr>
      <w:bookmarkStart w:id="275" w:name="_Ref261252412"/>
      <w:r>
        <w:t>Component Matrix using Drawn Phonemes</w:t>
      </w:r>
      <w:bookmarkEnd w:id="275"/>
    </w:p>
    <w:p w14:paraId="4A045CD4" w14:textId="40EEA496" w:rsidR="004565CC" w:rsidRDefault="004565CC" w:rsidP="004565CC">
      <w:r>
        <w:t xml:space="preserve">File: </w:t>
      </w:r>
      <w:proofErr w:type="spellStart"/>
      <w:r>
        <w:t>constructBaseVector.m</w:t>
      </w:r>
      <w:proofErr w:type="spellEnd"/>
    </w:p>
    <w:tbl>
      <w:tblPr>
        <w:tblStyle w:val="TableGrid"/>
        <w:tblW w:w="14142" w:type="dxa"/>
        <w:tblLook w:val="04A0" w:firstRow="1" w:lastRow="0" w:firstColumn="1" w:lastColumn="0" w:noHBand="0" w:noVBand="1"/>
      </w:tblPr>
      <w:tblGrid>
        <w:gridCol w:w="14142"/>
      </w:tblGrid>
      <w:tr w:rsidR="004565CC" w14:paraId="0F44376B" w14:textId="77777777" w:rsidTr="00C30B96">
        <w:tc>
          <w:tcPr>
            <w:tcW w:w="14142" w:type="dxa"/>
          </w:tcPr>
          <w:p w14:paraId="26DB7869"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allPhonemes</w:t>
            </w:r>
            <w:proofErr w:type="spellEnd"/>
            <w:proofErr w:type="gramEnd"/>
            <w:r>
              <w:rPr>
                <w:rFonts w:ascii="Courier" w:hAnsi="Courier" w:cs="Courier"/>
                <w:color w:val="000000"/>
                <w:sz w:val="20"/>
                <w:szCs w:val="20"/>
                <w:lang w:val="en-US" w:eastAsia="en-US"/>
              </w:rPr>
              <w:t xml:space="preserve"> = {</w:t>
            </w:r>
            <w:r>
              <w:rPr>
                <w:rFonts w:ascii="Courier" w:hAnsi="Courier" w:cs="Courier"/>
                <w:color w:val="A020F0"/>
                <w:sz w:val="20"/>
                <w:szCs w:val="20"/>
                <w:lang w:val="en-US" w:eastAsia="en-US"/>
              </w:rPr>
              <w:t>'p'</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'k'</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pcl</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tcl</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kcl</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'dx'</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'm'</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'n'</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ng</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nx</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's'</w:t>
            </w:r>
            <w:r>
              <w:rPr>
                <w:rFonts w:ascii="Courier" w:hAnsi="Courier" w:cs="Courier"/>
                <w:color w:val="0000FF"/>
                <w:sz w:val="20"/>
                <w:szCs w:val="20"/>
                <w:lang w:val="en-US" w:eastAsia="en-US"/>
              </w:rPr>
              <w:t>...</w:t>
            </w:r>
          </w:p>
          <w:p w14:paraId="4CA71AA7"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gramStart"/>
            <w:r>
              <w:rPr>
                <w:rFonts w:ascii="Courier" w:hAnsi="Courier" w:cs="Courier"/>
                <w:color w:val="A020F0"/>
                <w:sz w:val="20"/>
                <w:szCs w:val="20"/>
                <w:lang w:val="en-US" w:eastAsia="en-US"/>
              </w:rPr>
              <w:t>z</w:t>
            </w:r>
            <w:proofErr w:type="gram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ch</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th</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'f'</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'l'</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'r'</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'y'</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pau</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hh</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'eh'</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ao</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aa</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uw</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er</w:t>
            </w:r>
            <w:proofErr w:type="spellEnd"/>
            <w:r>
              <w:rPr>
                <w:rFonts w:ascii="Courier" w:hAnsi="Courier" w:cs="Courier"/>
                <w:color w:val="A020F0"/>
                <w:sz w:val="20"/>
                <w:szCs w:val="20"/>
                <w:lang w:val="en-US" w:eastAsia="en-US"/>
              </w:rPr>
              <w:t>'</w:t>
            </w:r>
            <w:r>
              <w:rPr>
                <w:rFonts w:ascii="Courier" w:hAnsi="Courier" w:cs="Courier"/>
                <w:color w:val="0000FF"/>
                <w:sz w:val="20"/>
                <w:szCs w:val="20"/>
                <w:lang w:val="en-US" w:eastAsia="en-US"/>
              </w:rPr>
              <w:t>...</w:t>
            </w:r>
          </w:p>
          <w:p w14:paraId="41B64F96"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gramStart"/>
            <w:r>
              <w:rPr>
                <w:rFonts w:ascii="Courier" w:hAnsi="Courier" w:cs="Courier"/>
                <w:color w:val="A020F0"/>
                <w:sz w:val="20"/>
                <w:szCs w:val="20"/>
                <w:lang w:val="en-US" w:eastAsia="en-US"/>
              </w:rPr>
              <w:t>ay'</w:t>
            </w:r>
            <w:proofErr w:type="gramEnd"/>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ey</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'aw'</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'ax'</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'ix'</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'b'</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'd'</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'g'</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bcl</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'dcl'</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gcl</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'q'</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em</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'en'</w:t>
            </w:r>
            <w:r>
              <w:rPr>
                <w:rFonts w:ascii="Courier" w:hAnsi="Courier" w:cs="Courier"/>
                <w:color w:val="0000FF"/>
                <w:sz w:val="20"/>
                <w:szCs w:val="20"/>
                <w:lang w:val="en-US" w:eastAsia="en-US"/>
              </w:rPr>
              <w:t>...</w:t>
            </w:r>
          </w:p>
          <w:p w14:paraId="0A17FBF2"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proofErr w:type="gramStart"/>
            <w:r>
              <w:rPr>
                <w:rFonts w:ascii="Courier" w:hAnsi="Courier" w:cs="Courier"/>
                <w:color w:val="A020F0"/>
                <w:sz w:val="20"/>
                <w:szCs w:val="20"/>
                <w:lang w:val="en-US" w:eastAsia="en-US"/>
              </w:rPr>
              <w:t>eng</w:t>
            </w:r>
            <w:proofErr w:type="spellEnd"/>
            <w:r>
              <w:rPr>
                <w:rFonts w:ascii="Courier" w:hAnsi="Courier" w:cs="Courier"/>
                <w:color w:val="A020F0"/>
                <w:sz w:val="20"/>
                <w:szCs w:val="20"/>
                <w:lang w:val="en-US" w:eastAsia="en-US"/>
              </w:rPr>
              <w:t>'</w:t>
            </w:r>
            <w:proofErr w:type="gramEnd"/>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sh</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zh</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jh</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'dh'</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'v'</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'el'</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'h#'</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epi</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hv</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ih</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ae</w:t>
            </w:r>
            <w:proofErr w:type="spellEnd"/>
            <w:r>
              <w:rPr>
                <w:rFonts w:ascii="Courier" w:hAnsi="Courier" w:cs="Courier"/>
                <w:color w:val="A020F0"/>
                <w:sz w:val="20"/>
                <w:szCs w:val="20"/>
                <w:lang w:val="en-US" w:eastAsia="en-US"/>
              </w:rPr>
              <w:t>'</w:t>
            </w:r>
            <w:r>
              <w:rPr>
                <w:rFonts w:ascii="Courier" w:hAnsi="Courier" w:cs="Courier"/>
                <w:color w:val="0000FF"/>
                <w:sz w:val="20"/>
                <w:szCs w:val="20"/>
                <w:lang w:val="en-US" w:eastAsia="en-US"/>
              </w:rPr>
              <w:t>...</w:t>
            </w:r>
          </w:p>
          <w:p w14:paraId="55292D35"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gramStart"/>
            <w:r>
              <w:rPr>
                <w:rFonts w:ascii="Courier" w:hAnsi="Courier" w:cs="Courier"/>
                <w:color w:val="A020F0"/>
                <w:sz w:val="20"/>
                <w:szCs w:val="20"/>
                <w:lang w:val="en-US" w:eastAsia="en-US"/>
              </w:rPr>
              <w:t>ah'</w:t>
            </w:r>
            <w:proofErr w:type="gramEnd"/>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'uh'</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ux</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oy</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iy</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ow</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axr</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'ax-h'</w:t>
            </w:r>
            <w:r>
              <w:rPr>
                <w:rFonts w:ascii="Courier" w:hAnsi="Courier" w:cs="Courier"/>
                <w:color w:val="000000"/>
                <w:sz w:val="20"/>
                <w:szCs w:val="20"/>
                <w:lang w:val="en-US" w:eastAsia="en-US"/>
              </w:rPr>
              <w:t xml:space="preserve"> </w:t>
            </w:r>
            <w:r>
              <w:rPr>
                <w:rFonts w:ascii="Courier" w:hAnsi="Courier" w:cs="Courier"/>
                <w:color w:val="0000FF"/>
                <w:sz w:val="20"/>
                <w:szCs w:val="20"/>
                <w:lang w:val="en-US" w:eastAsia="en-US"/>
              </w:rPr>
              <w:t>...</w:t>
            </w:r>
            <w:r>
              <w:rPr>
                <w:rFonts w:ascii="Courier" w:hAnsi="Courier" w:cs="Courier"/>
                <w:color w:val="228B22"/>
                <w:sz w:val="20"/>
                <w:szCs w:val="20"/>
                <w:lang w:val="en-US" w:eastAsia="en-US"/>
              </w:rPr>
              <w:t xml:space="preserve"> up to here from web</w:t>
            </w:r>
          </w:p>
          <w:p w14:paraId="27B8303C"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proofErr w:type="gramStart"/>
            <w:r>
              <w:rPr>
                <w:rFonts w:ascii="Courier" w:hAnsi="Courier" w:cs="Courier"/>
                <w:color w:val="A020F0"/>
                <w:sz w:val="20"/>
                <w:szCs w:val="20"/>
                <w:lang w:val="en-US" w:eastAsia="en-US"/>
              </w:rPr>
              <w:t>sil</w:t>
            </w:r>
            <w:proofErr w:type="spellEnd"/>
            <w:r>
              <w:rPr>
                <w:rFonts w:ascii="Courier" w:hAnsi="Courier" w:cs="Courier"/>
                <w:color w:val="A020F0"/>
                <w:sz w:val="20"/>
                <w:szCs w:val="20"/>
                <w:lang w:val="en-US" w:eastAsia="en-US"/>
              </w:rPr>
              <w:t>'</w:t>
            </w:r>
            <w:proofErr w:type="gramEnd"/>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'oh'</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ia</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ea</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ua</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 xml:space="preserve">}; </w:t>
            </w:r>
            <w:r>
              <w:rPr>
                <w:rFonts w:ascii="Courier" w:hAnsi="Courier" w:cs="Courier"/>
                <w:color w:val="228B22"/>
                <w:sz w:val="20"/>
                <w:szCs w:val="20"/>
                <w:lang w:val="en-US" w:eastAsia="en-US"/>
              </w:rPr>
              <w:t>% these last few from inspection</w:t>
            </w:r>
          </w:p>
          <w:p w14:paraId="601F2970"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timeslice</w:t>
            </w:r>
            <w:proofErr w:type="spellEnd"/>
            <w:proofErr w:type="gramEnd"/>
            <w:r>
              <w:rPr>
                <w:rFonts w:ascii="Courier" w:hAnsi="Courier" w:cs="Courier"/>
                <w:color w:val="000000"/>
                <w:sz w:val="20"/>
                <w:szCs w:val="20"/>
                <w:lang w:val="en-US" w:eastAsia="en-US"/>
              </w:rPr>
              <w:t xml:space="preserve"> = 4e-2; </w:t>
            </w:r>
            <w:r>
              <w:rPr>
                <w:rFonts w:ascii="Courier" w:hAnsi="Courier" w:cs="Courier"/>
                <w:color w:val="228B22"/>
                <w:sz w:val="20"/>
                <w:szCs w:val="20"/>
                <w:lang w:val="en-US" w:eastAsia="en-US"/>
              </w:rPr>
              <w:t>%40ms slices</w:t>
            </w:r>
          </w:p>
          <w:p w14:paraId="26859E02"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wavSamplesPerPhn</w:t>
            </w:r>
            <w:proofErr w:type="spellEnd"/>
            <w:proofErr w:type="gramEnd"/>
            <w:r>
              <w:rPr>
                <w:rFonts w:ascii="Courier" w:hAnsi="Courier" w:cs="Courier"/>
                <w:color w:val="000000"/>
                <w:sz w:val="20"/>
                <w:szCs w:val="20"/>
                <w:lang w:val="en-US" w:eastAsia="en-US"/>
              </w:rPr>
              <w:t xml:space="preserve"> = 10;</w:t>
            </w:r>
          </w:p>
          <w:p w14:paraId="6F0B70EA"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
          <w:p w14:paraId="24F7B812"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w:t>
            </w:r>
            <w:proofErr w:type="gramStart"/>
            <w:r>
              <w:rPr>
                <w:rFonts w:ascii="Courier" w:hAnsi="Courier" w:cs="Courier"/>
                <w:color w:val="228B22"/>
                <w:sz w:val="20"/>
                <w:szCs w:val="20"/>
                <w:lang w:val="en-US" w:eastAsia="en-US"/>
              </w:rPr>
              <w:t>get</w:t>
            </w:r>
            <w:proofErr w:type="gramEnd"/>
            <w:r>
              <w:rPr>
                <w:rFonts w:ascii="Courier" w:hAnsi="Courier" w:cs="Courier"/>
                <w:color w:val="228B22"/>
                <w:sz w:val="20"/>
                <w:szCs w:val="20"/>
                <w:lang w:val="en-US" w:eastAsia="en-US"/>
              </w:rPr>
              <w:t xml:space="preserve"> all training speaker folders</w:t>
            </w:r>
          </w:p>
          <w:p w14:paraId="4E5D5624"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trainingDir</w:t>
            </w:r>
            <w:proofErr w:type="spellEnd"/>
            <w:proofErr w:type="gramEnd"/>
            <w:r>
              <w:rPr>
                <w:rFonts w:ascii="Courier" w:hAnsi="Courier" w:cs="Courier"/>
                <w:color w:val="000000"/>
                <w:sz w:val="20"/>
                <w:szCs w:val="20"/>
                <w:lang w:val="en-US" w:eastAsia="en-US"/>
              </w:rPr>
              <w:t xml:space="preserve"> = </w:t>
            </w:r>
            <w:r>
              <w:rPr>
                <w:rFonts w:ascii="Courier" w:hAnsi="Courier" w:cs="Courier"/>
                <w:color w:val="A020F0"/>
                <w:sz w:val="20"/>
                <w:szCs w:val="20"/>
                <w:lang w:val="en-US" w:eastAsia="en-US"/>
              </w:rPr>
              <w:t>'/Users/Ash/Documents/</w:t>
            </w:r>
            <w:proofErr w:type="spellStart"/>
            <w:r>
              <w:rPr>
                <w:rFonts w:ascii="Courier" w:hAnsi="Courier" w:cs="Courier"/>
                <w:color w:val="A020F0"/>
                <w:sz w:val="20"/>
                <w:szCs w:val="20"/>
                <w:lang w:val="en-US" w:eastAsia="en-US"/>
              </w:rPr>
              <w:t>ThesisData</w:t>
            </w:r>
            <w:proofErr w:type="spellEnd"/>
            <w:r>
              <w:rPr>
                <w:rFonts w:ascii="Courier" w:hAnsi="Courier" w:cs="Courier"/>
                <w:color w:val="A020F0"/>
                <w:sz w:val="20"/>
                <w:szCs w:val="20"/>
                <w:lang w:val="en-US" w:eastAsia="en-US"/>
              </w:rPr>
              <w:t>/wsjcam0/</w:t>
            </w:r>
            <w:proofErr w:type="spellStart"/>
            <w:r>
              <w:rPr>
                <w:rFonts w:ascii="Courier" w:hAnsi="Courier" w:cs="Courier"/>
                <w:color w:val="A020F0"/>
                <w:sz w:val="20"/>
                <w:szCs w:val="20"/>
                <w:lang w:val="en-US" w:eastAsia="en-US"/>
              </w:rPr>
              <w:t>rawdat</w:t>
            </w:r>
            <w:proofErr w:type="spellEnd"/>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si_tr</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w:t>
            </w:r>
          </w:p>
          <w:p w14:paraId="6DBE877B"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speakerDirs</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dir</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trainingDir</w:t>
            </w:r>
            <w:proofErr w:type="spellEnd"/>
            <w:r>
              <w:rPr>
                <w:rFonts w:ascii="Courier" w:hAnsi="Courier" w:cs="Courier"/>
                <w:color w:val="000000"/>
                <w:sz w:val="20"/>
                <w:szCs w:val="20"/>
                <w:lang w:val="en-US" w:eastAsia="en-US"/>
              </w:rPr>
              <w:t>);</w:t>
            </w:r>
          </w:p>
          <w:p w14:paraId="416062CF"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
          <w:p w14:paraId="29BB730C"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gramStart"/>
            <w:r>
              <w:rPr>
                <w:rFonts w:ascii="Courier" w:hAnsi="Courier" w:cs="Courier"/>
                <w:color w:val="228B22"/>
                <w:sz w:val="20"/>
                <w:szCs w:val="20"/>
                <w:lang w:val="en-US" w:eastAsia="en-US"/>
              </w:rPr>
              <w:t>randomly</w:t>
            </w:r>
            <w:proofErr w:type="gramEnd"/>
            <w:r>
              <w:rPr>
                <w:rFonts w:ascii="Courier" w:hAnsi="Courier" w:cs="Courier"/>
                <w:color w:val="228B22"/>
                <w:sz w:val="20"/>
                <w:szCs w:val="20"/>
                <w:lang w:val="en-US" w:eastAsia="en-US"/>
              </w:rPr>
              <w:t xml:space="preserve"> draw a speaker, get files</w:t>
            </w:r>
          </w:p>
          <w:p w14:paraId="173950A7"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speakerID</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datasample</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speakerDirs</w:t>
            </w:r>
            <w:proofErr w:type="spellEnd"/>
            <w:r>
              <w:rPr>
                <w:rFonts w:ascii="Courier" w:hAnsi="Courier" w:cs="Courier"/>
                <w:color w:val="000000"/>
                <w:sz w:val="20"/>
                <w:szCs w:val="20"/>
                <w:lang w:val="en-US" w:eastAsia="en-US"/>
              </w:rPr>
              <w:t>(4:end),1);</w:t>
            </w:r>
          </w:p>
          <w:p w14:paraId="0CD7E07A"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w:t>
            </w:r>
            <w:proofErr w:type="spellStart"/>
            <w:proofErr w:type="gramStart"/>
            <w:r>
              <w:rPr>
                <w:rFonts w:ascii="Courier" w:hAnsi="Courier" w:cs="Courier"/>
                <w:color w:val="000000"/>
                <w:sz w:val="20"/>
                <w:szCs w:val="20"/>
                <w:lang w:val="en-US" w:eastAsia="en-US"/>
              </w:rPr>
              <w:t>phnFiles,wavFiles</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getSpeakerFiles</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trainingDir,speakerID.name</w:t>
            </w:r>
            <w:proofErr w:type="spellEnd"/>
            <w:r>
              <w:rPr>
                <w:rFonts w:ascii="Courier" w:hAnsi="Courier" w:cs="Courier"/>
                <w:color w:val="000000"/>
                <w:sz w:val="20"/>
                <w:szCs w:val="20"/>
                <w:lang w:val="en-US" w:eastAsia="en-US"/>
              </w:rPr>
              <w:t>);</w:t>
            </w:r>
          </w:p>
          <w:p w14:paraId="50CB5893"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
          <w:p w14:paraId="2411D858"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gramStart"/>
            <w:r>
              <w:rPr>
                <w:rFonts w:ascii="Courier" w:hAnsi="Courier" w:cs="Courier"/>
                <w:color w:val="228B22"/>
                <w:sz w:val="20"/>
                <w:szCs w:val="20"/>
                <w:lang w:val="en-US" w:eastAsia="en-US"/>
              </w:rPr>
              <w:t>draw</w:t>
            </w:r>
            <w:proofErr w:type="gramEnd"/>
            <w:r>
              <w:rPr>
                <w:rFonts w:ascii="Courier" w:hAnsi="Courier" w:cs="Courier"/>
                <w:color w:val="228B22"/>
                <w:sz w:val="20"/>
                <w:szCs w:val="20"/>
                <w:lang w:val="en-US" w:eastAsia="en-US"/>
              </w:rPr>
              <w:t xml:space="preserve"> a random set of phoneme samples</w:t>
            </w:r>
          </w:p>
          <w:p w14:paraId="5BA572BF"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w:t>
            </w:r>
            <w:proofErr w:type="spellStart"/>
            <w:proofErr w:type="gramStart"/>
            <w:r>
              <w:rPr>
                <w:rFonts w:ascii="Courier" w:hAnsi="Courier" w:cs="Courier"/>
                <w:color w:val="000000"/>
                <w:sz w:val="20"/>
                <w:szCs w:val="20"/>
                <w:lang w:val="en-US" w:eastAsia="en-US"/>
              </w:rPr>
              <w:t>phonemeSamples,fs</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drawPhnSamples</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trainingDir</w:t>
            </w:r>
            <w:proofErr w:type="spellEnd"/>
            <w:r>
              <w:rPr>
                <w:rFonts w:ascii="Courier" w:hAnsi="Courier" w:cs="Courier"/>
                <w:color w:val="000000"/>
                <w:sz w:val="20"/>
                <w:szCs w:val="20"/>
                <w:lang w:val="en-US" w:eastAsia="en-US"/>
              </w:rPr>
              <w:t xml:space="preserve"> speakerID.name </w:t>
            </w:r>
            <w:r>
              <w:rPr>
                <w:rFonts w:ascii="Courier" w:hAnsi="Courier" w:cs="Courier"/>
                <w:color w:val="A020F0"/>
                <w:sz w:val="20"/>
                <w:szCs w:val="20"/>
                <w:lang w:val="en-US" w:eastAsia="en-US"/>
              </w:rPr>
              <w:t>'/'</w:t>
            </w:r>
            <w:r>
              <w:rPr>
                <w:rFonts w:ascii="Courier" w:hAnsi="Courier" w:cs="Courier"/>
                <w:color w:val="000000"/>
                <w:sz w:val="20"/>
                <w:szCs w:val="20"/>
                <w:lang w:val="en-US" w:eastAsia="en-US"/>
              </w:rPr>
              <w:t>],</w:t>
            </w:r>
            <w:r>
              <w:rPr>
                <w:rFonts w:ascii="Courier" w:hAnsi="Courier" w:cs="Courier"/>
                <w:color w:val="0000FF"/>
                <w:sz w:val="20"/>
                <w:szCs w:val="20"/>
                <w:lang w:val="en-US" w:eastAsia="en-US"/>
              </w:rPr>
              <w:t>...</w:t>
            </w:r>
          </w:p>
          <w:p w14:paraId="752FEDDD"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proofErr w:type="gramStart"/>
            <w:r>
              <w:rPr>
                <w:rFonts w:ascii="Courier" w:hAnsi="Courier" w:cs="Courier"/>
                <w:color w:val="000000"/>
                <w:sz w:val="20"/>
                <w:szCs w:val="20"/>
                <w:lang w:val="en-US" w:eastAsia="en-US"/>
              </w:rPr>
              <w:t>timeslice,wavSamplesPerPhn,allPhonemes</w:t>
            </w:r>
            <w:proofErr w:type="spellEnd"/>
            <w:proofErr w:type="gramEnd"/>
            <w:r>
              <w:rPr>
                <w:rFonts w:ascii="Courier" w:hAnsi="Courier" w:cs="Courier"/>
                <w:color w:val="000000"/>
                <w:sz w:val="20"/>
                <w:szCs w:val="20"/>
                <w:lang w:val="en-US" w:eastAsia="en-US"/>
              </w:rPr>
              <w:t>);</w:t>
            </w:r>
          </w:p>
          <w:p w14:paraId="4AC52761"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sliceT</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timeslice</w:t>
            </w:r>
            <w:proofErr w:type="spell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fs</w:t>
            </w:r>
            <w:proofErr w:type="spellEnd"/>
            <w:r>
              <w:rPr>
                <w:rFonts w:ascii="Courier" w:hAnsi="Courier" w:cs="Courier"/>
                <w:color w:val="000000"/>
                <w:sz w:val="20"/>
                <w:szCs w:val="20"/>
                <w:lang w:val="en-US" w:eastAsia="en-US"/>
              </w:rPr>
              <w:t>;</w:t>
            </w:r>
          </w:p>
          <w:p w14:paraId="088483E4"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
          <w:p w14:paraId="5EC47886"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gramStart"/>
            <w:r>
              <w:rPr>
                <w:rFonts w:ascii="Courier" w:hAnsi="Courier" w:cs="Courier"/>
                <w:color w:val="228B22"/>
                <w:sz w:val="20"/>
                <w:szCs w:val="20"/>
                <w:lang w:val="en-US" w:eastAsia="en-US"/>
              </w:rPr>
              <w:t>construct</w:t>
            </w:r>
            <w:proofErr w:type="gramEnd"/>
            <w:r>
              <w:rPr>
                <w:rFonts w:ascii="Courier" w:hAnsi="Courier" w:cs="Courier"/>
                <w:color w:val="228B22"/>
                <w:sz w:val="20"/>
                <w:szCs w:val="20"/>
                <w:lang w:val="en-US" w:eastAsia="en-US"/>
              </w:rPr>
              <w:t xml:space="preserve"> a plot of the number of samples drawn by phoneme</w:t>
            </w:r>
          </w:p>
          <w:p w14:paraId="32509D73"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numSamples</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cellfun</w:t>
            </w:r>
            <w:proofErr w:type="spellEnd"/>
            <w:r>
              <w:rPr>
                <w:rFonts w:ascii="Courier" w:hAnsi="Courier" w:cs="Courier"/>
                <w:color w:val="000000"/>
                <w:sz w:val="20"/>
                <w:szCs w:val="20"/>
                <w:lang w:val="en-US" w:eastAsia="en-US"/>
              </w:rPr>
              <w:t>(@(x) x(2),</w:t>
            </w:r>
            <w:r>
              <w:rPr>
                <w:rFonts w:ascii="Courier" w:hAnsi="Courier" w:cs="Courier"/>
                <w:color w:val="0000FF"/>
                <w:sz w:val="20"/>
                <w:szCs w:val="20"/>
                <w:lang w:val="en-US" w:eastAsia="en-US"/>
              </w:rPr>
              <w:t>...</w:t>
            </w:r>
          </w:p>
          <w:p w14:paraId="59B5066A"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proofErr w:type="gramStart"/>
            <w:r>
              <w:rPr>
                <w:rFonts w:ascii="Courier" w:hAnsi="Courier" w:cs="Courier"/>
                <w:color w:val="000000"/>
                <w:sz w:val="20"/>
                <w:szCs w:val="20"/>
                <w:lang w:val="en-US" w:eastAsia="en-US"/>
              </w:rPr>
              <w:t>cellfun</w:t>
            </w:r>
            <w:proofErr w:type="spellEnd"/>
            <w:proofErr w:type="gramEnd"/>
            <w:r>
              <w:rPr>
                <w:rFonts w:ascii="Courier" w:hAnsi="Courier" w:cs="Courier"/>
                <w:color w:val="000000"/>
                <w:sz w:val="20"/>
                <w:szCs w:val="20"/>
                <w:lang w:val="en-US" w:eastAsia="en-US"/>
              </w:rPr>
              <w:t>(@size,</w:t>
            </w:r>
            <w:proofErr w:type="spellStart"/>
            <w:r>
              <w:rPr>
                <w:rFonts w:ascii="Courier" w:hAnsi="Courier" w:cs="Courier"/>
                <w:color w:val="000000"/>
                <w:sz w:val="20"/>
                <w:szCs w:val="20"/>
                <w:lang w:val="en-US" w:eastAsia="en-US"/>
              </w:rPr>
              <w:t>phonemeSamples</w:t>
            </w:r>
            <w:proofErr w:type="spellEnd"/>
            <w:r>
              <w:rPr>
                <w:rFonts w:ascii="Courier" w:hAnsi="Courier" w:cs="Courier"/>
                <w:color w:val="000000"/>
                <w:sz w:val="20"/>
                <w:szCs w:val="20"/>
                <w:lang w:val="en-US" w:eastAsia="en-US"/>
              </w:rPr>
              <w:t>,</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UniformOutput</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,false));</w:t>
            </w:r>
          </w:p>
          <w:p w14:paraId="10C3EED9"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
          <w:p w14:paraId="47AEA23F"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Get V - </w:t>
            </w:r>
            <w:proofErr w:type="spellStart"/>
            <w:r>
              <w:rPr>
                <w:rFonts w:ascii="Courier" w:hAnsi="Courier" w:cs="Courier"/>
                <w:color w:val="228B22"/>
                <w:sz w:val="20"/>
                <w:szCs w:val="20"/>
                <w:lang w:val="en-US" w:eastAsia="en-US"/>
              </w:rPr>
              <w:t>spectal</w:t>
            </w:r>
            <w:proofErr w:type="spellEnd"/>
            <w:r>
              <w:rPr>
                <w:rFonts w:ascii="Courier" w:hAnsi="Courier" w:cs="Courier"/>
                <w:color w:val="228B22"/>
                <w:sz w:val="20"/>
                <w:szCs w:val="20"/>
                <w:lang w:val="en-US" w:eastAsia="en-US"/>
              </w:rPr>
              <w:t xml:space="preserve"> component matrix</w:t>
            </w:r>
          </w:p>
          <w:p w14:paraId="11931332"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spellStart"/>
            <w:r>
              <w:rPr>
                <w:rFonts w:ascii="Courier" w:hAnsi="Courier" w:cs="Courier"/>
                <w:color w:val="000000"/>
                <w:sz w:val="20"/>
                <w:szCs w:val="20"/>
                <w:lang w:val="en-US" w:eastAsia="en-US"/>
              </w:rPr>
              <w:t>Vspeaker</w:t>
            </w:r>
            <w:proofErr w:type="spellEnd"/>
            <w:r>
              <w:rPr>
                <w:rFonts w:ascii="Courier" w:hAnsi="Courier" w:cs="Courier"/>
                <w:color w:val="000000"/>
                <w:sz w:val="20"/>
                <w:szCs w:val="20"/>
                <w:lang w:val="en-US" w:eastAsia="en-US"/>
              </w:rPr>
              <w:t xml:space="preserve"> = </w:t>
            </w:r>
            <w:proofErr w:type="spellStart"/>
            <w:proofErr w:type="gramStart"/>
            <w:r>
              <w:rPr>
                <w:rFonts w:ascii="Courier" w:hAnsi="Courier" w:cs="Courier"/>
                <w:color w:val="000000"/>
                <w:sz w:val="20"/>
                <w:szCs w:val="20"/>
                <w:lang w:val="en-US" w:eastAsia="en-US"/>
              </w:rPr>
              <w:t>constructVMatrix</w:t>
            </w:r>
            <w:proofErr w:type="spellEnd"/>
            <w:r>
              <w:rPr>
                <w:rFonts w:ascii="Courier" w:hAnsi="Courier" w:cs="Courier"/>
                <w:color w:val="000000"/>
                <w:sz w:val="20"/>
                <w:szCs w:val="20"/>
                <w:lang w:val="en-US" w:eastAsia="en-US"/>
              </w:rPr>
              <w:t>(</w:t>
            </w:r>
            <w:proofErr w:type="spellStart"/>
            <w:proofErr w:type="gramEnd"/>
            <w:r>
              <w:rPr>
                <w:rFonts w:ascii="Courier" w:hAnsi="Courier" w:cs="Courier"/>
                <w:color w:val="000000"/>
                <w:sz w:val="20"/>
                <w:szCs w:val="20"/>
                <w:lang w:val="en-US" w:eastAsia="en-US"/>
              </w:rPr>
              <w:t>phonemeSamples,ceil</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sliceT</w:t>
            </w:r>
            <w:proofErr w:type="spellEnd"/>
            <w:r>
              <w:rPr>
                <w:rFonts w:ascii="Courier" w:hAnsi="Courier" w:cs="Courier"/>
                <w:color w:val="000000"/>
                <w:sz w:val="20"/>
                <w:szCs w:val="20"/>
                <w:lang w:val="en-US" w:eastAsia="en-US"/>
              </w:rPr>
              <w:t>));</w:t>
            </w:r>
          </w:p>
          <w:p w14:paraId="52542381"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
          <w:p w14:paraId="00E2EA80"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Get X - output, by concatenating all samples together, taking FFTs</w:t>
            </w:r>
          </w:p>
          <w:p w14:paraId="1C4AF3CA"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Y = [];</w:t>
            </w:r>
          </w:p>
          <w:p w14:paraId="02774436"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FF"/>
                <w:sz w:val="20"/>
                <w:szCs w:val="20"/>
                <w:lang w:val="en-US" w:eastAsia="en-US"/>
              </w:rPr>
              <w:t>for</w:t>
            </w:r>
            <w:proofErr w:type="gramEnd"/>
            <w:r>
              <w:rPr>
                <w:rFonts w:ascii="Courier" w:hAnsi="Courier" w:cs="Courier"/>
                <w:color w:val="000000"/>
                <w:sz w:val="20"/>
                <w:szCs w:val="20"/>
                <w:lang w:val="en-US" w:eastAsia="en-US"/>
              </w:rPr>
              <w:t xml:space="preserve"> a = 1:numel(</w:t>
            </w:r>
            <w:proofErr w:type="spellStart"/>
            <w:r>
              <w:rPr>
                <w:rFonts w:ascii="Courier" w:hAnsi="Courier" w:cs="Courier"/>
                <w:color w:val="000000"/>
                <w:sz w:val="20"/>
                <w:szCs w:val="20"/>
                <w:lang w:val="en-US" w:eastAsia="en-US"/>
              </w:rPr>
              <w:t>wavFiles</w:t>
            </w:r>
            <w:proofErr w:type="spellEnd"/>
            <w:r>
              <w:rPr>
                <w:rFonts w:ascii="Courier" w:hAnsi="Courier" w:cs="Courier"/>
                <w:color w:val="000000"/>
                <w:sz w:val="20"/>
                <w:szCs w:val="20"/>
                <w:lang w:val="en-US" w:eastAsia="en-US"/>
              </w:rPr>
              <w:t>)</w:t>
            </w:r>
          </w:p>
          <w:p w14:paraId="34807098"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Y = [</w:t>
            </w:r>
            <w:proofErr w:type="spellStart"/>
            <w:r>
              <w:rPr>
                <w:rFonts w:ascii="Courier" w:hAnsi="Courier" w:cs="Courier"/>
                <w:color w:val="000000"/>
                <w:sz w:val="20"/>
                <w:szCs w:val="20"/>
                <w:lang w:val="en-US" w:eastAsia="en-US"/>
              </w:rPr>
              <w:t>Y</w:t>
            </w:r>
            <w:proofErr w:type="gramStart"/>
            <w:r>
              <w:rPr>
                <w:rFonts w:ascii="Courier" w:hAnsi="Courier" w:cs="Courier"/>
                <w:color w:val="000000"/>
                <w:sz w:val="20"/>
                <w:szCs w:val="20"/>
                <w:lang w:val="en-US" w:eastAsia="en-US"/>
              </w:rPr>
              <w:t>;readwav</w:t>
            </w:r>
            <w:proofErr w:type="spellEnd"/>
            <w:proofErr w:type="gram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trainingDir</w:t>
            </w:r>
            <w:proofErr w:type="spellEnd"/>
            <w:r>
              <w:rPr>
                <w:rFonts w:ascii="Courier" w:hAnsi="Courier" w:cs="Courier"/>
                <w:color w:val="000000"/>
                <w:sz w:val="20"/>
                <w:szCs w:val="20"/>
                <w:lang w:val="en-US" w:eastAsia="en-US"/>
              </w:rPr>
              <w:t xml:space="preserve">  speakerID.name </w:t>
            </w:r>
            <w:r>
              <w:rPr>
                <w:rFonts w:ascii="Courier" w:hAnsi="Courier" w:cs="Courier"/>
                <w:color w:val="A020F0"/>
                <w:sz w:val="20"/>
                <w:szCs w:val="20"/>
                <w:lang w:val="en-US" w:eastAsia="en-US"/>
              </w:rPr>
              <w:t>'/'</w:t>
            </w:r>
            <w:r>
              <w:rPr>
                <w:rFonts w:ascii="Courier" w:hAnsi="Courier" w:cs="Courier"/>
                <w:color w:val="0000FF"/>
                <w:sz w:val="20"/>
                <w:szCs w:val="20"/>
                <w:lang w:val="en-US" w:eastAsia="en-US"/>
              </w:rPr>
              <w:t>...</w:t>
            </w:r>
          </w:p>
          <w:p w14:paraId="3E6C566B"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proofErr w:type="gramStart"/>
            <w:r>
              <w:rPr>
                <w:rFonts w:ascii="Courier" w:hAnsi="Courier" w:cs="Courier"/>
                <w:color w:val="000000"/>
                <w:sz w:val="20"/>
                <w:szCs w:val="20"/>
                <w:lang w:val="en-US" w:eastAsia="en-US"/>
              </w:rPr>
              <w:t>wavFiles</w:t>
            </w:r>
            <w:proofErr w:type="spellEnd"/>
            <w:proofErr w:type="gramEnd"/>
            <w:r>
              <w:rPr>
                <w:rFonts w:ascii="Courier" w:hAnsi="Courier" w:cs="Courier"/>
                <w:color w:val="000000"/>
                <w:sz w:val="20"/>
                <w:szCs w:val="20"/>
                <w:lang w:val="en-US" w:eastAsia="en-US"/>
              </w:rPr>
              <w:t>(a).name])];</w:t>
            </w:r>
          </w:p>
          <w:p w14:paraId="5D3C1BE0"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FF"/>
                <w:sz w:val="20"/>
                <w:szCs w:val="20"/>
                <w:lang w:val="en-US" w:eastAsia="en-US"/>
              </w:rPr>
              <w:t>end</w:t>
            </w:r>
            <w:proofErr w:type="gramEnd"/>
          </w:p>
          <w:p w14:paraId="6606502A"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X = </w:t>
            </w:r>
            <w:proofErr w:type="gramStart"/>
            <w:r>
              <w:rPr>
                <w:rFonts w:ascii="Courier" w:hAnsi="Courier" w:cs="Courier"/>
                <w:color w:val="000000"/>
                <w:sz w:val="20"/>
                <w:szCs w:val="20"/>
                <w:lang w:val="en-US" w:eastAsia="en-US"/>
              </w:rPr>
              <w:t>zeros(</w:t>
            </w:r>
            <w:proofErr w:type="gramEnd"/>
            <w:r>
              <w:rPr>
                <w:rFonts w:ascii="Courier" w:hAnsi="Courier" w:cs="Courier"/>
                <w:color w:val="000000"/>
                <w:sz w:val="20"/>
                <w:szCs w:val="20"/>
                <w:lang w:val="en-US" w:eastAsia="en-US"/>
              </w:rPr>
              <w:t>ceil(</w:t>
            </w:r>
            <w:proofErr w:type="spellStart"/>
            <w:r>
              <w:rPr>
                <w:rFonts w:ascii="Courier" w:hAnsi="Courier" w:cs="Courier"/>
                <w:color w:val="000000"/>
                <w:sz w:val="20"/>
                <w:szCs w:val="20"/>
                <w:lang w:val="en-US" w:eastAsia="en-US"/>
              </w:rPr>
              <w:t>sliceT</w:t>
            </w:r>
            <w:proofErr w:type="spellEnd"/>
            <w:r>
              <w:rPr>
                <w:rFonts w:ascii="Courier" w:hAnsi="Courier" w:cs="Courier"/>
                <w:color w:val="000000"/>
                <w:sz w:val="20"/>
                <w:szCs w:val="20"/>
                <w:lang w:val="en-US" w:eastAsia="en-US"/>
              </w:rPr>
              <w:t>/2+1),floor(</w:t>
            </w:r>
            <w:proofErr w:type="spellStart"/>
            <w:r>
              <w:rPr>
                <w:rFonts w:ascii="Courier" w:hAnsi="Courier" w:cs="Courier"/>
                <w:color w:val="000000"/>
                <w:sz w:val="20"/>
                <w:szCs w:val="20"/>
                <w:lang w:val="en-US" w:eastAsia="en-US"/>
              </w:rPr>
              <w:t>numel</w:t>
            </w:r>
            <w:proofErr w:type="spellEnd"/>
            <w:r>
              <w:rPr>
                <w:rFonts w:ascii="Courier" w:hAnsi="Courier" w:cs="Courier"/>
                <w:color w:val="000000"/>
                <w:sz w:val="20"/>
                <w:szCs w:val="20"/>
                <w:lang w:val="en-US" w:eastAsia="en-US"/>
              </w:rPr>
              <w:t>(Y))/</w:t>
            </w:r>
            <w:proofErr w:type="spellStart"/>
            <w:r>
              <w:rPr>
                <w:rFonts w:ascii="Courier" w:hAnsi="Courier" w:cs="Courier"/>
                <w:color w:val="000000"/>
                <w:sz w:val="20"/>
                <w:szCs w:val="20"/>
                <w:lang w:val="en-US" w:eastAsia="en-US"/>
              </w:rPr>
              <w:t>sliceT</w:t>
            </w:r>
            <w:proofErr w:type="spellEnd"/>
            <w:r>
              <w:rPr>
                <w:rFonts w:ascii="Courier" w:hAnsi="Courier" w:cs="Courier"/>
                <w:color w:val="000000"/>
                <w:sz w:val="20"/>
                <w:szCs w:val="20"/>
                <w:lang w:val="en-US" w:eastAsia="en-US"/>
              </w:rPr>
              <w:t>);</w:t>
            </w:r>
          </w:p>
          <w:p w14:paraId="1B3E5BC3"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spellStart"/>
            <w:r>
              <w:rPr>
                <w:rFonts w:ascii="Courier" w:hAnsi="Courier" w:cs="Courier"/>
                <w:color w:val="000000"/>
                <w:sz w:val="20"/>
                <w:szCs w:val="20"/>
                <w:lang w:val="en-US" w:eastAsia="en-US"/>
              </w:rPr>
              <w:t>Xindex</w:t>
            </w:r>
            <w:proofErr w:type="spellEnd"/>
            <w:r>
              <w:rPr>
                <w:rFonts w:ascii="Courier" w:hAnsi="Courier" w:cs="Courier"/>
                <w:color w:val="000000"/>
                <w:sz w:val="20"/>
                <w:szCs w:val="20"/>
                <w:lang w:val="en-US" w:eastAsia="en-US"/>
              </w:rPr>
              <w:t xml:space="preserve"> = 1;</w:t>
            </w:r>
          </w:p>
          <w:p w14:paraId="42530F06"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FF"/>
                <w:sz w:val="20"/>
                <w:szCs w:val="20"/>
                <w:lang w:val="en-US" w:eastAsia="en-US"/>
              </w:rPr>
              <w:t>for</w:t>
            </w:r>
            <w:proofErr w:type="gramEnd"/>
            <w:r>
              <w:rPr>
                <w:rFonts w:ascii="Courier" w:hAnsi="Courier" w:cs="Courier"/>
                <w:color w:val="000000"/>
                <w:sz w:val="20"/>
                <w:szCs w:val="20"/>
                <w:lang w:val="en-US" w:eastAsia="en-US"/>
              </w:rPr>
              <w:t xml:space="preserve"> </w:t>
            </w:r>
            <w:proofErr w:type="spellStart"/>
            <w:r>
              <w:rPr>
                <w:rFonts w:ascii="Courier" w:hAnsi="Courier" w:cs="Courier"/>
                <w:color w:val="000000"/>
                <w:sz w:val="20"/>
                <w:szCs w:val="20"/>
                <w:lang w:val="en-US" w:eastAsia="en-US"/>
              </w:rPr>
              <w:t>Yindex</w:t>
            </w:r>
            <w:proofErr w:type="spellEnd"/>
            <w:r>
              <w:rPr>
                <w:rFonts w:ascii="Courier" w:hAnsi="Courier" w:cs="Courier"/>
                <w:color w:val="000000"/>
                <w:sz w:val="20"/>
                <w:szCs w:val="20"/>
                <w:lang w:val="en-US" w:eastAsia="en-US"/>
              </w:rPr>
              <w:t xml:space="preserve"> = 1:sliceT:numel(Y)-</w:t>
            </w:r>
            <w:proofErr w:type="spellStart"/>
            <w:r>
              <w:rPr>
                <w:rFonts w:ascii="Courier" w:hAnsi="Courier" w:cs="Courier"/>
                <w:color w:val="000000"/>
                <w:sz w:val="20"/>
                <w:szCs w:val="20"/>
                <w:lang w:val="en-US" w:eastAsia="en-US"/>
              </w:rPr>
              <w:t>sliceT</w:t>
            </w:r>
            <w:proofErr w:type="spellEnd"/>
          </w:p>
          <w:p w14:paraId="07742217"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gramStart"/>
            <w:r>
              <w:rPr>
                <w:rFonts w:ascii="Courier" w:hAnsi="Courier" w:cs="Courier"/>
                <w:color w:val="000000"/>
                <w:sz w:val="20"/>
                <w:szCs w:val="20"/>
                <w:lang w:val="en-US" w:eastAsia="en-US"/>
              </w:rPr>
              <w:t>X(</w:t>
            </w:r>
            <w:proofErr w:type="gram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Xindex</w:t>
            </w:r>
            <w:proofErr w:type="spell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rfft</w:t>
            </w:r>
            <w:proofErr w:type="spellEnd"/>
            <w:r>
              <w:rPr>
                <w:rFonts w:ascii="Courier" w:hAnsi="Courier" w:cs="Courier"/>
                <w:color w:val="000000"/>
                <w:sz w:val="20"/>
                <w:szCs w:val="20"/>
                <w:lang w:val="en-US" w:eastAsia="en-US"/>
              </w:rPr>
              <w:t>(Y(Yindex:Yindex+sliceT-1),</w:t>
            </w:r>
            <w:proofErr w:type="spellStart"/>
            <w:r>
              <w:rPr>
                <w:rFonts w:ascii="Courier" w:hAnsi="Courier" w:cs="Courier"/>
                <w:color w:val="000000"/>
                <w:sz w:val="20"/>
                <w:szCs w:val="20"/>
                <w:lang w:val="en-US" w:eastAsia="en-US"/>
              </w:rPr>
              <w:t>sliceT</w:t>
            </w:r>
            <w:proofErr w:type="spellEnd"/>
            <w:r>
              <w:rPr>
                <w:rFonts w:ascii="Courier" w:hAnsi="Courier" w:cs="Courier"/>
                <w:color w:val="000000"/>
                <w:sz w:val="20"/>
                <w:szCs w:val="20"/>
                <w:lang w:val="en-US" w:eastAsia="en-US"/>
              </w:rPr>
              <w:t>);</w:t>
            </w:r>
          </w:p>
          <w:p w14:paraId="0D4C75B8"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r>
              <w:rPr>
                <w:rFonts w:ascii="Courier" w:hAnsi="Courier" w:cs="Courier"/>
                <w:color w:val="000000"/>
                <w:sz w:val="20"/>
                <w:szCs w:val="20"/>
                <w:lang w:val="en-US" w:eastAsia="en-US"/>
              </w:rPr>
              <w:t>Xindex</w:t>
            </w:r>
            <w:proofErr w:type="spellEnd"/>
            <w:r>
              <w:rPr>
                <w:rFonts w:ascii="Courier" w:hAnsi="Courier" w:cs="Courier"/>
                <w:color w:val="000000"/>
                <w:sz w:val="20"/>
                <w:szCs w:val="20"/>
                <w:lang w:val="en-US" w:eastAsia="en-US"/>
              </w:rPr>
              <w:t xml:space="preserve"> = Xindex+1;</w:t>
            </w:r>
          </w:p>
          <w:p w14:paraId="494CD182"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FF"/>
                <w:sz w:val="20"/>
                <w:szCs w:val="20"/>
                <w:lang w:val="en-US" w:eastAsia="en-US"/>
              </w:rPr>
              <w:t>end</w:t>
            </w:r>
            <w:proofErr w:type="gramEnd"/>
          </w:p>
          <w:p w14:paraId="230E54E0"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FF"/>
                <w:sz w:val="20"/>
                <w:szCs w:val="20"/>
                <w:lang w:val="en-US" w:eastAsia="en-US"/>
              </w:rPr>
              <w:t xml:space="preserve"> </w:t>
            </w:r>
          </w:p>
          <w:p w14:paraId="77DAD762"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Calculate W - </w:t>
            </w:r>
            <w:proofErr w:type="spellStart"/>
            <w:r>
              <w:rPr>
                <w:rFonts w:ascii="Courier" w:hAnsi="Courier" w:cs="Courier"/>
                <w:color w:val="228B22"/>
                <w:sz w:val="20"/>
                <w:szCs w:val="20"/>
                <w:lang w:val="en-US" w:eastAsia="en-US"/>
              </w:rPr>
              <w:t>occurences</w:t>
            </w:r>
            <w:proofErr w:type="spellEnd"/>
            <w:r>
              <w:rPr>
                <w:rFonts w:ascii="Courier" w:hAnsi="Courier" w:cs="Courier"/>
                <w:color w:val="228B22"/>
                <w:sz w:val="20"/>
                <w:szCs w:val="20"/>
                <w:lang w:val="en-US" w:eastAsia="en-US"/>
              </w:rPr>
              <w:t xml:space="preserve"> matrix</w:t>
            </w:r>
          </w:p>
          <w:p w14:paraId="2185CBC8"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%W = </w:t>
            </w:r>
            <w:proofErr w:type="gramStart"/>
            <w:r>
              <w:rPr>
                <w:rFonts w:ascii="Courier" w:hAnsi="Courier" w:cs="Courier"/>
                <w:color w:val="228B22"/>
                <w:sz w:val="20"/>
                <w:szCs w:val="20"/>
                <w:lang w:val="en-US" w:eastAsia="en-US"/>
              </w:rPr>
              <w:t>ones(</w:t>
            </w:r>
            <w:proofErr w:type="gramEnd"/>
            <w:r>
              <w:rPr>
                <w:rFonts w:ascii="Courier" w:hAnsi="Courier" w:cs="Courier"/>
                <w:color w:val="228B22"/>
                <w:sz w:val="20"/>
                <w:szCs w:val="20"/>
                <w:lang w:val="en-US" w:eastAsia="en-US"/>
              </w:rPr>
              <w:t>size(Vspeaker,2),size(X,1));</w:t>
            </w:r>
          </w:p>
          <w:p w14:paraId="24E770D4"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%W=W</w:t>
            </w:r>
            <w:proofErr w:type="gramStart"/>
            <w:r>
              <w:rPr>
                <w:rFonts w:ascii="Courier" w:hAnsi="Courier" w:cs="Courier"/>
                <w:color w:val="228B22"/>
                <w:sz w:val="20"/>
                <w:szCs w:val="20"/>
                <w:lang w:val="en-US" w:eastAsia="en-US"/>
              </w:rPr>
              <w:t>.*</w:t>
            </w:r>
            <w:proofErr w:type="gramEnd"/>
            <w:r>
              <w:rPr>
                <w:rFonts w:ascii="Courier" w:hAnsi="Courier" w:cs="Courier"/>
                <w:color w:val="228B22"/>
                <w:sz w:val="20"/>
                <w:szCs w:val="20"/>
                <w:lang w:val="en-US" w:eastAsia="en-US"/>
              </w:rPr>
              <w:t>(</w:t>
            </w:r>
            <w:proofErr w:type="spellStart"/>
            <w:r>
              <w:rPr>
                <w:rFonts w:ascii="Courier" w:hAnsi="Courier" w:cs="Courier"/>
                <w:color w:val="228B22"/>
                <w:sz w:val="20"/>
                <w:szCs w:val="20"/>
                <w:lang w:val="en-US" w:eastAsia="en-US"/>
              </w:rPr>
              <w:t>Vspeaker</w:t>
            </w:r>
            <w:proofErr w:type="spellEnd"/>
            <w:r>
              <w:rPr>
                <w:rFonts w:ascii="Courier" w:hAnsi="Courier" w:cs="Courier"/>
                <w:color w:val="228B22"/>
                <w:sz w:val="20"/>
                <w:szCs w:val="20"/>
                <w:lang w:val="en-US" w:eastAsia="en-US"/>
              </w:rPr>
              <w:t>'*(X./(</w:t>
            </w:r>
            <w:proofErr w:type="spellStart"/>
            <w:r>
              <w:rPr>
                <w:rFonts w:ascii="Courier" w:hAnsi="Courier" w:cs="Courier"/>
                <w:color w:val="228B22"/>
                <w:sz w:val="20"/>
                <w:szCs w:val="20"/>
                <w:lang w:val="en-US" w:eastAsia="en-US"/>
              </w:rPr>
              <w:t>Vspeaker</w:t>
            </w:r>
            <w:proofErr w:type="spellEnd"/>
            <w:r>
              <w:rPr>
                <w:rFonts w:ascii="Courier" w:hAnsi="Courier" w:cs="Courier"/>
                <w:color w:val="228B22"/>
                <w:sz w:val="20"/>
                <w:szCs w:val="20"/>
                <w:lang w:val="en-US" w:eastAsia="en-US"/>
              </w:rPr>
              <w:t>*W)))./(</w:t>
            </w:r>
            <w:proofErr w:type="spellStart"/>
            <w:r>
              <w:rPr>
                <w:rFonts w:ascii="Courier" w:hAnsi="Courier" w:cs="Courier"/>
                <w:color w:val="228B22"/>
                <w:sz w:val="20"/>
                <w:szCs w:val="20"/>
                <w:lang w:val="en-US" w:eastAsia="en-US"/>
              </w:rPr>
              <w:t>Vspeaker</w:t>
            </w:r>
            <w:proofErr w:type="spellEnd"/>
            <w:r>
              <w:rPr>
                <w:rFonts w:ascii="Courier" w:hAnsi="Courier" w:cs="Courier"/>
                <w:color w:val="228B22"/>
                <w:sz w:val="20"/>
                <w:szCs w:val="20"/>
                <w:lang w:val="en-US" w:eastAsia="en-US"/>
              </w:rPr>
              <w:t>');</w:t>
            </w:r>
          </w:p>
          <w:p w14:paraId="5DE03F31"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
          <w:p w14:paraId="7EE53442"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
          <w:p w14:paraId="3A12B2AD"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presentPhonemes</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allPhonemes</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numSamples</w:t>
            </w:r>
            <w:proofErr w:type="spellEnd"/>
            <w:r>
              <w:rPr>
                <w:rFonts w:ascii="Courier" w:hAnsi="Courier" w:cs="Courier"/>
                <w:color w:val="000000"/>
                <w:sz w:val="20"/>
                <w:szCs w:val="20"/>
                <w:lang w:val="en-US" w:eastAsia="en-US"/>
              </w:rPr>
              <w:t>~=0);</w:t>
            </w:r>
          </w:p>
          <w:p w14:paraId="7A5D637F"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FF"/>
                <w:sz w:val="20"/>
                <w:szCs w:val="20"/>
                <w:lang w:val="en-US" w:eastAsia="en-US"/>
              </w:rPr>
              <w:t>for</w:t>
            </w:r>
            <w:proofErr w:type="gramEnd"/>
            <w:r>
              <w:rPr>
                <w:rFonts w:ascii="Courier" w:hAnsi="Courier" w:cs="Courier"/>
                <w:color w:val="000000"/>
                <w:sz w:val="20"/>
                <w:szCs w:val="20"/>
                <w:lang w:val="en-US" w:eastAsia="en-US"/>
              </w:rPr>
              <w:t xml:space="preserve"> (</w:t>
            </w:r>
            <w:proofErr w:type="spellStart"/>
            <w:r>
              <w:rPr>
                <w:rFonts w:ascii="Courier" w:hAnsi="Courier" w:cs="Courier"/>
                <w:color w:val="000000"/>
                <w:sz w:val="20"/>
                <w:szCs w:val="20"/>
                <w:lang w:val="en-US" w:eastAsia="en-US"/>
              </w:rPr>
              <w:t>i</w:t>
            </w:r>
            <w:proofErr w:type="spellEnd"/>
            <w:r>
              <w:rPr>
                <w:rFonts w:ascii="Courier" w:hAnsi="Courier" w:cs="Courier"/>
                <w:color w:val="000000"/>
                <w:sz w:val="20"/>
                <w:szCs w:val="20"/>
                <w:lang w:val="en-US" w:eastAsia="en-US"/>
              </w:rPr>
              <w:t>=1:numel(</w:t>
            </w:r>
            <w:proofErr w:type="spellStart"/>
            <w:r>
              <w:rPr>
                <w:rFonts w:ascii="Courier" w:hAnsi="Courier" w:cs="Courier"/>
                <w:color w:val="000000"/>
                <w:sz w:val="20"/>
                <w:szCs w:val="20"/>
                <w:lang w:val="en-US" w:eastAsia="en-US"/>
              </w:rPr>
              <w:t>presentPhonemes</w:t>
            </w:r>
            <w:proofErr w:type="spellEnd"/>
            <w:r>
              <w:rPr>
                <w:rFonts w:ascii="Courier" w:hAnsi="Courier" w:cs="Courier"/>
                <w:color w:val="000000"/>
                <w:sz w:val="20"/>
                <w:szCs w:val="20"/>
                <w:lang w:val="en-US" w:eastAsia="en-US"/>
              </w:rPr>
              <w:t>))</w:t>
            </w:r>
          </w:p>
          <w:p w14:paraId="6BBEF85E"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proofErr w:type="gramStart"/>
            <w:r>
              <w:rPr>
                <w:rFonts w:ascii="Courier" w:hAnsi="Courier" w:cs="Courier"/>
                <w:color w:val="000000"/>
                <w:sz w:val="20"/>
                <w:szCs w:val="20"/>
                <w:lang w:val="en-US" w:eastAsia="en-US"/>
              </w:rPr>
              <w:t>presentPhonemes</w:t>
            </w:r>
            <w:proofErr w:type="spellEnd"/>
            <w:proofErr w:type="gram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i</w:t>
            </w:r>
            <w:proofErr w:type="spell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sprintf</w:t>
            </w:r>
            <w:proofErr w:type="spellEnd"/>
            <w:r>
              <w:rPr>
                <w:rFonts w:ascii="Courier" w:hAnsi="Courier" w:cs="Courier"/>
                <w:color w:val="000000"/>
                <w:sz w:val="20"/>
                <w:szCs w:val="20"/>
                <w:lang w:val="en-US" w:eastAsia="en-US"/>
              </w:rPr>
              <w:t>(</w:t>
            </w:r>
            <w:r>
              <w:rPr>
                <w:rFonts w:ascii="Courier" w:hAnsi="Courier" w:cs="Courier"/>
                <w:color w:val="A020F0"/>
                <w:sz w:val="20"/>
                <w:szCs w:val="20"/>
                <w:lang w:val="en-US" w:eastAsia="en-US"/>
              </w:rPr>
              <w:t>'/%s/'</w:t>
            </w:r>
            <w:r>
              <w:rPr>
                <w:rFonts w:ascii="Courier" w:hAnsi="Courier" w:cs="Courier"/>
                <w:color w:val="000000"/>
                <w:sz w:val="20"/>
                <w:szCs w:val="20"/>
                <w:lang w:val="en-US" w:eastAsia="en-US"/>
              </w:rPr>
              <w:t xml:space="preserve">, </w:t>
            </w:r>
            <w:proofErr w:type="spellStart"/>
            <w:r>
              <w:rPr>
                <w:rFonts w:ascii="Courier" w:hAnsi="Courier" w:cs="Courier"/>
                <w:color w:val="000000"/>
                <w:sz w:val="20"/>
                <w:szCs w:val="20"/>
                <w:lang w:val="en-US" w:eastAsia="en-US"/>
              </w:rPr>
              <w:t>presentPhonemes</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i</w:t>
            </w:r>
            <w:proofErr w:type="spellEnd"/>
            <w:r>
              <w:rPr>
                <w:rFonts w:ascii="Courier" w:hAnsi="Courier" w:cs="Courier"/>
                <w:color w:val="000000"/>
                <w:sz w:val="20"/>
                <w:szCs w:val="20"/>
                <w:lang w:val="en-US" w:eastAsia="en-US"/>
              </w:rPr>
              <w:t>});</w:t>
            </w:r>
          </w:p>
          <w:p w14:paraId="184B2A75"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FF"/>
                <w:sz w:val="20"/>
                <w:szCs w:val="20"/>
                <w:lang w:val="en-US" w:eastAsia="en-US"/>
              </w:rPr>
              <w:t>end</w:t>
            </w:r>
            <w:proofErr w:type="gramEnd"/>
          </w:p>
          <w:p w14:paraId="16A88B2B"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presentPhonemes</w:t>
            </w:r>
            <w:proofErr w:type="spellEnd"/>
            <w:proofErr w:type="gramEnd"/>
            <w:r>
              <w:rPr>
                <w:rFonts w:ascii="Courier" w:hAnsi="Courier" w:cs="Courier"/>
                <w:color w:val="000000"/>
                <w:sz w:val="20"/>
                <w:szCs w:val="20"/>
                <w:lang w:val="en-US" w:eastAsia="en-US"/>
              </w:rPr>
              <w:t xml:space="preserve">{end+1} = </w:t>
            </w:r>
            <w:r>
              <w:rPr>
                <w:rFonts w:ascii="Courier" w:hAnsi="Courier" w:cs="Courier"/>
                <w:color w:val="A020F0"/>
                <w:sz w:val="20"/>
                <w:szCs w:val="20"/>
                <w:lang w:val="en-US" w:eastAsia="en-US"/>
              </w:rPr>
              <w:t>''</w:t>
            </w:r>
            <w:r>
              <w:rPr>
                <w:rFonts w:ascii="Courier" w:hAnsi="Courier" w:cs="Courier"/>
                <w:color w:val="000000"/>
                <w:sz w:val="20"/>
                <w:szCs w:val="20"/>
                <w:lang w:val="en-US" w:eastAsia="en-US"/>
              </w:rPr>
              <w:t>;</w:t>
            </w:r>
          </w:p>
          <w:p w14:paraId="5AEFC118"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
          <w:p w14:paraId="3ACF92B5"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00"/>
                <w:sz w:val="20"/>
                <w:szCs w:val="20"/>
                <w:lang w:val="en-US" w:eastAsia="en-US"/>
              </w:rPr>
              <w:t>figure</w:t>
            </w:r>
            <w:proofErr w:type="gramEnd"/>
            <w:r>
              <w:rPr>
                <w:rFonts w:ascii="Courier" w:hAnsi="Courier" w:cs="Courier"/>
                <w:color w:val="000000"/>
                <w:sz w:val="20"/>
                <w:szCs w:val="20"/>
                <w:lang w:val="en-US" w:eastAsia="en-US"/>
              </w:rPr>
              <w:t>()</w:t>
            </w:r>
          </w:p>
          <w:p w14:paraId="483BED30"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00"/>
                <w:sz w:val="20"/>
                <w:szCs w:val="20"/>
                <w:lang w:val="en-US" w:eastAsia="en-US"/>
              </w:rPr>
              <w:t>hold</w:t>
            </w:r>
            <w:proofErr w:type="gramEnd"/>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all</w:t>
            </w:r>
          </w:p>
          <w:p w14:paraId="3E07368F"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00"/>
                <w:sz w:val="20"/>
                <w:szCs w:val="20"/>
                <w:lang w:val="en-US" w:eastAsia="en-US"/>
              </w:rPr>
              <w:t>p</w:t>
            </w:r>
            <w:proofErr w:type="gramEnd"/>
            <w:r>
              <w:rPr>
                <w:rFonts w:ascii="Courier" w:hAnsi="Courier" w:cs="Courier"/>
                <w:color w:val="000000"/>
                <w:sz w:val="20"/>
                <w:szCs w:val="20"/>
                <w:lang w:val="en-US" w:eastAsia="en-US"/>
              </w:rPr>
              <w:t xml:space="preserve"> = 10*log10(abs(</w:t>
            </w:r>
            <w:proofErr w:type="spellStart"/>
            <w:r>
              <w:rPr>
                <w:rFonts w:ascii="Courier" w:hAnsi="Courier" w:cs="Courier"/>
                <w:color w:val="000000"/>
                <w:sz w:val="20"/>
                <w:szCs w:val="20"/>
                <w:lang w:val="en-US" w:eastAsia="en-US"/>
              </w:rPr>
              <w:t>Vspeaker</w:t>
            </w:r>
            <w:proofErr w:type="spellEnd"/>
            <w:r>
              <w:rPr>
                <w:rFonts w:ascii="Courier" w:hAnsi="Courier" w:cs="Courier"/>
                <w:color w:val="000000"/>
                <w:sz w:val="20"/>
                <w:szCs w:val="20"/>
                <w:lang w:val="en-US" w:eastAsia="en-US"/>
              </w:rPr>
              <w:t>(1:ceil(</w:t>
            </w:r>
            <w:proofErr w:type="spellStart"/>
            <w:r>
              <w:rPr>
                <w:rFonts w:ascii="Courier" w:hAnsi="Courier" w:cs="Courier"/>
                <w:color w:val="000000"/>
                <w:sz w:val="20"/>
                <w:szCs w:val="20"/>
                <w:lang w:val="en-US" w:eastAsia="en-US"/>
              </w:rPr>
              <w:t>sliceT</w:t>
            </w:r>
            <w:proofErr w:type="spellEnd"/>
            <w:r>
              <w:rPr>
                <w:rFonts w:ascii="Courier" w:hAnsi="Courier" w:cs="Courier"/>
                <w:color w:val="000000"/>
                <w:sz w:val="20"/>
                <w:szCs w:val="20"/>
                <w:lang w:val="en-US" w:eastAsia="en-US"/>
              </w:rPr>
              <w:t>)/2,:)));</w:t>
            </w:r>
          </w:p>
          <w:p w14:paraId="35C4E9E9"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00"/>
                <w:sz w:val="20"/>
                <w:szCs w:val="20"/>
                <w:lang w:val="en-US" w:eastAsia="en-US"/>
              </w:rPr>
              <w:t>p</w:t>
            </w:r>
            <w:proofErr w:type="gramEnd"/>
            <w:r>
              <w:rPr>
                <w:rFonts w:ascii="Courier" w:hAnsi="Courier" w:cs="Courier"/>
                <w:color w:val="000000"/>
                <w:sz w:val="20"/>
                <w:szCs w:val="20"/>
                <w:lang w:val="en-US" w:eastAsia="en-US"/>
              </w:rPr>
              <w:t>(p&lt;-30)=-30;</w:t>
            </w:r>
          </w:p>
          <w:p w14:paraId="5E4E60F1"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w:t>
            </w:r>
            <w:proofErr w:type="gramStart"/>
            <w:r>
              <w:rPr>
                <w:rFonts w:ascii="Courier" w:hAnsi="Courier" w:cs="Courier"/>
                <w:color w:val="228B22"/>
                <w:sz w:val="20"/>
                <w:szCs w:val="20"/>
                <w:lang w:val="en-US" w:eastAsia="en-US"/>
              </w:rPr>
              <w:t>subplot</w:t>
            </w:r>
            <w:proofErr w:type="gramEnd"/>
            <w:r>
              <w:rPr>
                <w:rFonts w:ascii="Courier" w:hAnsi="Courier" w:cs="Courier"/>
                <w:color w:val="228B22"/>
                <w:sz w:val="20"/>
                <w:szCs w:val="20"/>
                <w:lang w:val="en-US" w:eastAsia="en-US"/>
              </w:rPr>
              <w:t>(2,1,1);</w:t>
            </w:r>
          </w:p>
          <w:p w14:paraId="7FE9DA75"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00"/>
                <w:sz w:val="20"/>
                <w:szCs w:val="20"/>
                <w:lang w:val="en-US" w:eastAsia="en-US"/>
              </w:rPr>
              <w:t>surf</w:t>
            </w:r>
            <w:proofErr w:type="gramEnd"/>
            <w:r>
              <w:rPr>
                <w:rFonts w:ascii="Courier" w:hAnsi="Courier" w:cs="Courier"/>
                <w:color w:val="000000"/>
                <w:sz w:val="20"/>
                <w:szCs w:val="20"/>
                <w:lang w:val="en-US" w:eastAsia="en-US"/>
              </w:rPr>
              <w:t>(p,</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EdgeColor</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w:t>
            </w:r>
            <w:r>
              <w:rPr>
                <w:rFonts w:ascii="Courier" w:hAnsi="Courier" w:cs="Courier"/>
                <w:color w:val="A020F0"/>
                <w:sz w:val="20"/>
                <w:szCs w:val="20"/>
                <w:lang w:val="en-US" w:eastAsia="en-US"/>
              </w:rPr>
              <w:t>'none'</w:t>
            </w:r>
            <w:r>
              <w:rPr>
                <w:rFonts w:ascii="Courier" w:hAnsi="Courier" w:cs="Courier"/>
                <w:color w:val="000000"/>
                <w:sz w:val="20"/>
                <w:szCs w:val="20"/>
                <w:lang w:val="en-US" w:eastAsia="en-US"/>
              </w:rPr>
              <w:t xml:space="preserve">); </w:t>
            </w:r>
          </w:p>
          <w:p w14:paraId="496EC3B3"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00"/>
                <w:sz w:val="20"/>
                <w:szCs w:val="20"/>
                <w:lang w:val="en-US" w:eastAsia="en-US"/>
              </w:rPr>
              <w:t>axis</w:t>
            </w:r>
            <w:proofErr w:type="gramEnd"/>
            <w:r>
              <w:rPr>
                <w:rFonts w:ascii="Courier" w:hAnsi="Courier" w:cs="Courier"/>
                <w:color w:val="000000"/>
                <w:sz w:val="20"/>
                <w:szCs w:val="20"/>
                <w:lang w:val="en-US" w:eastAsia="en-US"/>
              </w:rPr>
              <w:t xml:space="preserve"> </w:t>
            </w:r>
            <w:proofErr w:type="spellStart"/>
            <w:r>
              <w:rPr>
                <w:rFonts w:ascii="Courier" w:hAnsi="Courier" w:cs="Courier"/>
                <w:color w:val="A020F0"/>
                <w:sz w:val="20"/>
                <w:szCs w:val="20"/>
                <w:lang w:val="en-US" w:eastAsia="en-US"/>
              </w:rPr>
              <w:t>xy</w:t>
            </w:r>
            <w:proofErr w:type="spellEnd"/>
            <w:r>
              <w:rPr>
                <w:rFonts w:ascii="Courier" w:hAnsi="Courier" w:cs="Courier"/>
                <w:color w:val="000000"/>
                <w:sz w:val="20"/>
                <w:szCs w:val="20"/>
                <w:lang w:val="en-US" w:eastAsia="en-US"/>
              </w:rPr>
              <w:t xml:space="preserve">; axis </w:t>
            </w:r>
            <w:r>
              <w:rPr>
                <w:rFonts w:ascii="Courier" w:hAnsi="Courier" w:cs="Courier"/>
                <w:color w:val="A020F0"/>
                <w:sz w:val="20"/>
                <w:szCs w:val="20"/>
                <w:lang w:val="en-US" w:eastAsia="en-US"/>
              </w:rPr>
              <w:t>tight</w:t>
            </w:r>
            <w:r>
              <w:rPr>
                <w:rFonts w:ascii="Courier" w:hAnsi="Courier" w:cs="Courier"/>
                <w:color w:val="000000"/>
                <w:sz w:val="20"/>
                <w:szCs w:val="20"/>
                <w:lang w:val="en-US" w:eastAsia="en-US"/>
              </w:rPr>
              <w:t xml:space="preserve">; </w:t>
            </w:r>
            <w:proofErr w:type="spellStart"/>
            <w:r>
              <w:rPr>
                <w:rFonts w:ascii="Courier" w:hAnsi="Courier" w:cs="Courier"/>
                <w:color w:val="000000"/>
                <w:sz w:val="20"/>
                <w:szCs w:val="20"/>
                <w:lang w:val="en-US" w:eastAsia="en-US"/>
              </w:rPr>
              <w:t>colormap</w:t>
            </w:r>
            <w:proofErr w:type="spellEnd"/>
            <w:r>
              <w:rPr>
                <w:rFonts w:ascii="Courier" w:hAnsi="Courier" w:cs="Courier"/>
                <w:color w:val="000000"/>
                <w:sz w:val="20"/>
                <w:szCs w:val="20"/>
                <w:lang w:val="en-US" w:eastAsia="en-US"/>
              </w:rPr>
              <w:t>(jet); view(0,90);</w:t>
            </w:r>
          </w:p>
          <w:p w14:paraId="395673FB"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00"/>
                <w:sz w:val="20"/>
                <w:szCs w:val="20"/>
                <w:lang w:val="en-US" w:eastAsia="en-US"/>
              </w:rPr>
              <w:t>set</w:t>
            </w:r>
            <w:proofErr w:type="gram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gca</w:t>
            </w:r>
            <w:proofErr w:type="spellEnd"/>
            <w:r>
              <w:rPr>
                <w:rFonts w:ascii="Courier" w:hAnsi="Courier" w:cs="Courier"/>
                <w:color w:val="000000"/>
                <w:sz w:val="20"/>
                <w:szCs w:val="20"/>
                <w:lang w:val="en-US" w:eastAsia="en-US"/>
              </w:rPr>
              <w:t>,</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XTick</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,[1;unique(</w:t>
            </w:r>
            <w:proofErr w:type="spellStart"/>
            <w:r>
              <w:rPr>
                <w:rFonts w:ascii="Courier" w:hAnsi="Courier" w:cs="Courier"/>
                <w:color w:val="000000"/>
                <w:sz w:val="20"/>
                <w:szCs w:val="20"/>
                <w:lang w:val="en-US" w:eastAsia="en-US"/>
              </w:rPr>
              <w:t>cumsum</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numSamples</w:t>
            </w:r>
            <w:proofErr w:type="spellEnd"/>
            <w:r>
              <w:rPr>
                <w:rFonts w:ascii="Courier" w:hAnsi="Courier" w:cs="Courier"/>
                <w:color w:val="000000"/>
                <w:sz w:val="20"/>
                <w:szCs w:val="20"/>
                <w:lang w:val="en-US" w:eastAsia="en-US"/>
              </w:rPr>
              <w:t>))],</w:t>
            </w:r>
            <w:r>
              <w:rPr>
                <w:rFonts w:ascii="Courier" w:hAnsi="Courier" w:cs="Courier"/>
                <w:color w:val="0000FF"/>
                <w:sz w:val="20"/>
                <w:szCs w:val="20"/>
                <w:lang w:val="en-US" w:eastAsia="en-US"/>
              </w:rPr>
              <w:t>...</w:t>
            </w:r>
          </w:p>
          <w:p w14:paraId="44AC48BD"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XTickLabel</w:t>
            </w:r>
            <w:proofErr w:type="spellEnd"/>
            <w:r>
              <w:rPr>
                <w:rFonts w:ascii="Courier" w:hAnsi="Courier" w:cs="Courier"/>
                <w:color w:val="A020F0"/>
                <w:sz w:val="20"/>
                <w:szCs w:val="20"/>
                <w:lang w:val="en-US" w:eastAsia="en-US"/>
              </w:rPr>
              <w:t>'</w:t>
            </w:r>
            <w:proofErr w:type="gramStart"/>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presentPhonemes</w:t>
            </w:r>
            <w:proofErr w:type="spellEnd"/>
            <w:proofErr w:type="gramEnd"/>
            <w:r>
              <w:rPr>
                <w:rFonts w:ascii="Courier" w:hAnsi="Courier" w:cs="Courier"/>
                <w:color w:val="000000"/>
                <w:sz w:val="20"/>
                <w:szCs w:val="20"/>
                <w:lang w:val="en-US" w:eastAsia="en-US"/>
              </w:rPr>
              <w:t>)</w:t>
            </w:r>
          </w:p>
          <w:p w14:paraId="206F4B5C"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00"/>
                <w:sz w:val="20"/>
                <w:szCs w:val="20"/>
                <w:lang w:val="en-US" w:eastAsia="en-US"/>
              </w:rPr>
              <w:t>title</w:t>
            </w:r>
            <w:proofErr w:type="gramEnd"/>
            <w:r>
              <w:rPr>
                <w:rFonts w:ascii="Courier" w:hAnsi="Courier" w:cs="Courier"/>
                <w:color w:val="000000"/>
                <w:sz w:val="20"/>
                <w:szCs w:val="20"/>
                <w:lang w:val="en-US" w:eastAsia="en-US"/>
              </w:rPr>
              <w:t>(</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Vspeaker</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w:t>
            </w:r>
          </w:p>
          <w:p w14:paraId="68AAD3F3"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xlabel</w:t>
            </w:r>
            <w:proofErr w:type="spellEnd"/>
            <w:proofErr w:type="gramEnd"/>
            <w:r>
              <w:rPr>
                <w:rFonts w:ascii="Courier" w:hAnsi="Courier" w:cs="Courier"/>
                <w:color w:val="000000"/>
                <w:sz w:val="20"/>
                <w:szCs w:val="20"/>
                <w:lang w:val="en-US" w:eastAsia="en-US"/>
              </w:rPr>
              <w:t>(</w:t>
            </w:r>
            <w:r>
              <w:rPr>
                <w:rFonts w:ascii="Courier" w:hAnsi="Courier" w:cs="Courier"/>
                <w:color w:val="A020F0"/>
                <w:sz w:val="20"/>
                <w:szCs w:val="20"/>
                <w:lang w:val="en-US" w:eastAsia="en-US"/>
              </w:rPr>
              <w:t>'components'</w:t>
            </w:r>
            <w:r>
              <w:rPr>
                <w:rFonts w:ascii="Courier" w:hAnsi="Courier" w:cs="Courier"/>
                <w:color w:val="000000"/>
                <w:sz w:val="20"/>
                <w:szCs w:val="20"/>
                <w:lang w:val="en-US" w:eastAsia="en-US"/>
              </w:rPr>
              <w:t>);</w:t>
            </w:r>
          </w:p>
          <w:p w14:paraId="7C91EEB6"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ylabel</w:t>
            </w:r>
            <w:proofErr w:type="spellEnd"/>
            <w:proofErr w:type="gramEnd"/>
            <w:r>
              <w:rPr>
                <w:rFonts w:ascii="Courier" w:hAnsi="Courier" w:cs="Courier"/>
                <w:color w:val="000000"/>
                <w:sz w:val="20"/>
                <w:szCs w:val="20"/>
                <w:lang w:val="en-US" w:eastAsia="en-US"/>
              </w:rPr>
              <w:t>(</w:t>
            </w:r>
            <w:r>
              <w:rPr>
                <w:rFonts w:ascii="Courier" w:hAnsi="Courier" w:cs="Courier"/>
                <w:color w:val="A020F0"/>
                <w:sz w:val="20"/>
                <w:szCs w:val="20"/>
                <w:lang w:val="en-US" w:eastAsia="en-US"/>
              </w:rPr>
              <w:t>'Frequency Bin'</w:t>
            </w:r>
            <w:r>
              <w:rPr>
                <w:rFonts w:ascii="Courier" w:hAnsi="Courier" w:cs="Courier"/>
                <w:color w:val="000000"/>
                <w:sz w:val="20"/>
                <w:szCs w:val="20"/>
                <w:lang w:val="en-US" w:eastAsia="en-US"/>
              </w:rPr>
              <w:t>);</w:t>
            </w:r>
          </w:p>
          <w:p w14:paraId="057FA95E"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
          <w:p w14:paraId="0D912855"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gramStart"/>
            <w:r>
              <w:rPr>
                <w:rFonts w:ascii="Courier" w:hAnsi="Courier" w:cs="Courier"/>
                <w:color w:val="228B22"/>
                <w:sz w:val="20"/>
                <w:szCs w:val="20"/>
                <w:lang w:val="en-US" w:eastAsia="en-US"/>
              </w:rPr>
              <w:t>p</w:t>
            </w:r>
            <w:proofErr w:type="gramEnd"/>
            <w:r>
              <w:rPr>
                <w:rFonts w:ascii="Courier" w:hAnsi="Courier" w:cs="Courier"/>
                <w:color w:val="228B22"/>
                <w:sz w:val="20"/>
                <w:szCs w:val="20"/>
                <w:lang w:val="en-US" w:eastAsia="en-US"/>
              </w:rPr>
              <w:t xml:space="preserve"> = 10*log10(abs(X));</w:t>
            </w:r>
          </w:p>
          <w:p w14:paraId="14C50CAA"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gramStart"/>
            <w:r>
              <w:rPr>
                <w:rFonts w:ascii="Courier" w:hAnsi="Courier" w:cs="Courier"/>
                <w:color w:val="228B22"/>
                <w:sz w:val="20"/>
                <w:szCs w:val="20"/>
                <w:lang w:val="en-US" w:eastAsia="en-US"/>
              </w:rPr>
              <w:t>p</w:t>
            </w:r>
            <w:proofErr w:type="gramEnd"/>
            <w:r>
              <w:rPr>
                <w:rFonts w:ascii="Courier" w:hAnsi="Courier" w:cs="Courier"/>
                <w:color w:val="228B22"/>
                <w:sz w:val="20"/>
                <w:szCs w:val="20"/>
                <w:lang w:val="en-US" w:eastAsia="en-US"/>
              </w:rPr>
              <w:t>(p&lt;-30)=-30;</w:t>
            </w:r>
          </w:p>
          <w:p w14:paraId="668389AE"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gramStart"/>
            <w:r>
              <w:rPr>
                <w:rFonts w:ascii="Courier" w:hAnsi="Courier" w:cs="Courier"/>
                <w:color w:val="228B22"/>
                <w:sz w:val="20"/>
                <w:szCs w:val="20"/>
                <w:lang w:val="en-US" w:eastAsia="en-US"/>
              </w:rPr>
              <w:t>subplot</w:t>
            </w:r>
            <w:proofErr w:type="gramEnd"/>
            <w:r>
              <w:rPr>
                <w:rFonts w:ascii="Courier" w:hAnsi="Courier" w:cs="Courier"/>
                <w:color w:val="228B22"/>
                <w:sz w:val="20"/>
                <w:szCs w:val="20"/>
                <w:lang w:val="en-US" w:eastAsia="en-US"/>
              </w:rPr>
              <w:t>(2,1,2);</w:t>
            </w:r>
          </w:p>
          <w:p w14:paraId="5F45D3B1"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gramStart"/>
            <w:r>
              <w:rPr>
                <w:rFonts w:ascii="Courier" w:hAnsi="Courier" w:cs="Courier"/>
                <w:color w:val="228B22"/>
                <w:sz w:val="20"/>
                <w:szCs w:val="20"/>
                <w:lang w:val="en-US" w:eastAsia="en-US"/>
              </w:rPr>
              <w:t>surf</w:t>
            </w:r>
            <w:proofErr w:type="gramEnd"/>
            <w:r>
              <w:rPr>
                <w:rFonts w:ascii="Courier" w:hAnsi="Courier" w:cs="Courier"/>
                <w:color w:val="228B22"/>
                <w:sz w:val="20"/>
                <w:szCs w:val="20"/>
                <w:lang w:val="en-US" w:eastAsia="en-US"/>
              </w:rPr>
              <w:t>(p,'</w:t>
            </w:r>
            <w:proofErr w:type="spellStart"/>
            <w:r>
              <w:rPr>
                <w:rFonts w:ascii="Courier" w:hAnsi="Courier" w:cs="Courier"/>
                <w:color w:val="228B22"/>
                <w:sz w:val="20"/>
                <w:szCs w:val="20"/>
                <w:lang w:val="en-US" w:eastAsia="en-US"/>
              </w:rPr>
              <w:t>EdgeColor</w:t>
            </w:r>
            <w:proofErr w:type="spellEnd"/>
            <w:r>
              <w:rPr>
                <w:rFonts w:ascii="Courier" w:hAnsi="Courier" w:cs="Courier"/>
                <w:color w:val="228B22"/>
                <w:sz w:val="20"/>
                <w:szCs w:val="20"/>
                <w:lang w:val="en-US" w:eastAsia="en-US"/>
              </w:rPr>
              <w:t xml:space="preserve">','none'); </w:t>
            </w:r>
          </w:p>
          <w:p w14:paraId="14D71455"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gramStart"/>
            <w:r>
              <w:rPr>
                <w:rFonts w:ascii="Courier" w:hAnsi="Courier" w:cs="Courier"/>
                <w:color w:val="228B22"/>
                <w:sz w:val="20"/>
                <w:szCs w:val="20"/>
                <w:lang w:val="en-US" w:eastAsia="en-US"/>
              </w:rPr>
              <w:t>axis</w:t>
            </w:r>
            <w:proofErr w:type="gramEnd"/>
            <w:r>
              <w:rPr>
                <w:rFonts w:ascii="Courier" w:hAnsi="Courier" w:cs="Courier"/>
                <w:color w:val="228B22"/>
                <w:sz w:val="20"/>
                <w:szCs w:val="20"/>
                <w:lang w:val="en-US" w:eastAsia="en-US"/>
              </w:rPr>
              <w:t xml:space="preserve"> </w:t>
            </w:r>
            <w:proofErr w:type="spellStart"/>
            <w:r>
              <w:rPr>
                <w:rFonts w:ascii="Courier" w:hAnsi="Courier" w:cs="Courier"/>
                <w:color w:val="228B22"/>
                <w:sz w:val="20"/>
                <w:szCs w:val="20"/>
                <w:lang w:val="en-US" w:eastAsia="en-US"/>
              </w:rPr>
              <w:t>xy</w:t>
            </w:r>
            <w:proofErr w:type="spellEnd"/>
            <w:r>
              <w:rPr>
                <w:rFonts w:ascii="Courier" w:hAnsi="Courier" w:cs="Courier"/>
                <w:color w:val="228B22"/>
                <w:sz w:val="20"/>
                <w:szCs w:val="20"/>
                <w:lang w:val="en-US" w:eastAsia="en-US"/>
              </w:rPr>
              <w:t xml:space="preserve">; axis tight; </w:t>
            </w:r>
            <w:proofErr w:type="spellStart"/>
            <w:r>
              <w:rPr>
                <w:rFonts w:ascii="Courier" w:hAnsi="Courier" w:cs="Courier"/>
                <w:color w:val="228B22"/>
                <w:sz w:val="20"/>
                <w:szCs w:val="20"/>
                <w:lang w:val="en-US" w:eastAsia="en-US"/>
              </w:rPr>
              <w:t>colormap</w:t>
            </w:r>
            <w:proofErr w:type="spellEnd"/>
            <w:r>
              <w:rPr>
                <w:rFonts w:ascii="Courier" w:hAnsi="Courier" w:cs="Courier"/>
                <w:color w:val="228B22"/>
                <w:sz w:val="20"/>
                <w:szCs w:val="20"/>
                <w:lang w:val="en-US" w:eastAsia="en-US"/>
              </w:rPr>
              <w:t>(jet); view(0,90);</w:t>
            </w:r>
          </w:p>
          <w:p w14:paraId="1A33AAFE"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gramStart"/>
            <w:r>
              <w:rPr>
                <w:rFonts w:ascii="Courier" w:hAnsi="Courier" w:cs="Courier"/>
                <w:color w:val="228B22"/>
                <w:sz w:val="20"/>
                <w:szCs w:val="20"/>
                <w:lang w:val="en-US" w:eastAsia="en-US"/>
              </w:rPr>
              <w:t>title</w:t>
            </w:r>
            <w:proofErr w:type="gramEnd"/>
            <w:r>
              <w:rPr>
                <w:rFonts w:ascii="Courier" w:hAnsi="Courier" w:cs="Courier"/>
                <w:color w:val="228B22"/>
                <w:sz w:val="20"/>
                <w:szCs w:val="20"/>
                <w:lang w:val="en-US" w:eastAsia="en-US"/>
              </w:rPr>
              <w:t>('Speech');</w:t>
            </w:r>
          </w:p>
          <w:p w14:paraId="4B3388E5" w14:textId="77777777" w:rsidR="004565CC" w:rsidRDefault="004565CC" w:rsidP="004565CC">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spellStart"/>
            <w:proofErr w:type="gramStart"/>
            <w:r>
              <w:rPr>
                <w:rFonts w:ascii="Courier" w:hAnsi="Courier" w:cs="Courier"/>
                <w:color w:val="228B22"/>
                <w:sz w:val="20"/>
                <w:szCs w:val="20"/>
                <w:lang w:val="en-US" w:eastAsia="en-US"/>
              </w:rPr>
              <w:t>xlabel</w:t>
            </w:r>
            <w:proofErr w:type="spellEnd"/>
            <w:proofErr w:type="gramEnd"/>
            <w:r>
              <w:rPr>
                <w:rFonts w:ascii="Courier" w:hAnsi="Courier" w:cs="Courier"/>
                <w:color w:val="228B22"/>
                <w:sz w:val="20"/>
                <w:szCs w:val="20"/>
                <w:lang w:val="en-US" w:eastAsia="en-US"/>
              </w:rPr>
              <w:t>('Time');</w:t>
            </w:r>
          </w:p>
          <w:p w14:paraId="3D696493" w14:textId="1C4627C3" w:rsidR="004565CC" w:rsidRPr="00C30B96" w:rsidRDefault="004565CC"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spellStart"/>
            <w:proofErr w:type="gramStart"/>
            <w:r>
              <w:rPr>
                <w:rFonts w:ascii="Courier" w:hAnsi="Courier" w:cs="Courier"/>
                <w:color w:val="228B22"/>
                <w:sz w:val="20"/>
                <w:szCs w:val="20"/>
                <w:lang w:val="en-US" w:eastAsia="en-US"/>
              </w:rPr>
              <w:t>ylabel</w:t>
            </w:r>
            <w:proofErr w:type="spellEnd"/>
            <w:proofErr w:type="gramEnd"/>
            <w:r>
              <w:rPr>
                <w:rFonts w:ascii="Courier" w:hAnsi="Courier" w:cs="Courier"/>
                <w:color w:val="228B22"/>
                <w:sz w:val="20"/>
                <w:szCs w:val="20"/>
                <w:lang w:val="en-US" w:eastAsia="en-US"/>
              </w:rPr>
              <w:t>('Frequency Bin');</w:t>
            </w:r>
          </w:p>
        </w:tc>
      </w:tr>
    </w:tbl>
    <w:p w14:paraId="5E037B15" w14:textId="77777777" w:rsidR="00C30B96" w:rsidRDefault="00C30B96" w:rsidP="004565CC"/>
    <w:p w14:paraId="4695AE78" w14:textId="144F6406" w:rsidR="00C30B96" w:rsidRDefault="00C30B96" w:rsidP="004565CC">
      <w:r>
        <w:t xml:space="preserve">File: </w:t>
      </w:r>
      <w:proofErr w:type="spellStart"/>
      <w:r>
        <w:t>constructVMatrix.m</w:t>
      </w:r>
      <w:proofErr w:type="spellEnd"/>
    </w:p>
    <w:tbl>
      <w:tblPr>
        <w:tblStyle w:val="TableGrid"/>
        <w:tblW w:w="0" w:type="auto"/>
        <w:tblLook w:val="04A0" w:firstRow="1" w:lastRow="0" w:firstColumn="1" w:lastColumn="0" w:noHBand="0" w:noVBand="1"/>
      </w:tblPr>
      <w:tblGrid>
        <w:gridCol w:w="14218"/>
      </w:tblGrid>
      <w:tr w:rsidR="00C30B96" w14:paraId="4FAF5C9E" w14:textId="77777777" w:rsidTr="00C30B96">
        <w:tc>
          <w:tcPr>
            <w:tcW w:w="14218" w:type="dxa"/>
          </w:tcPr>
          <w:p w14:paraId="67162DDF"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FF"/>
                <w:sz w:val="20"/>
                <w:szCs w:val="20"/>
                <w:lang w:val="en-US" w:eastAsia="en-US"/>
              </w:rPr>
              <w:t>function</w:t>
            </w:r>
            <w:proofErr w:type="gramEnd"/>
            <w:r>
              <w:rPr>
                <w:rFonts w:ascii="Courier" w:hAnsi="Courier" w:cs="Courier"/>
                <w:color w:val="000000"/>
                <w:sz w:val="20"/>
                <w:szCs w:val="20"/>
                <w:lang w:val="en-US" w:eastAsia="en-US"/>
              </w:rPr>
              <w:t xml:space="preserve"> [V] = </w:t>
            </w:r>
            <w:proofErr w:type="spellStart"/>
            <w:r>
              <w:rPr>
                <w:rFonts w:ascii="Courier" w:hAnsi="Courier" w:cs="Courier"/>
                <w:color w:val="000000"/>
                <w:sz w:val="20"/>
                <w:szCs w:val="20"/>
                <w:lang w:val="en-US" w:eastAsia="en-US"/>
              </w:rPr>
              <w:t>constructVMatrix</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phonemeRecordings,pointsPerSample</w:t>
            </w:r>
            <w:proofErr w:type="spellEnd"/>
            <w:r>
              <w:rPr>
                <w:rFonts w:ascii="Courier" w:hAnsi="Courier" w:cs="Courier"/>
                <w:color w:val="000000"/>
                <w:sz w:val="20"/>
                <w:szCs w:val="20"/>
                <w:lang w:val="en-US" w:eastAsia="en-US"/>
              </w:rPr>
              <w:t>)</w:t>
            </w:r>
          </w:p>
          <w:p w14:paraId="58EAA6D7"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%CONSTRUCTVMATRIX construct spectral component matrix (V) from</w:t>
            </w:r>
          </w:p>
          <w:p w14:paraId="3D0F7659"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w:t>
            </w:r>
            <w:proofErr w:type="spellStart"/>
            <w:proofErr w:type="gramStart"/>
            <w:r>
              <w:rPr>
                <w:rFonts w:ascii="Courier" w:hAnsi="Courier" w:cs="Courier"/>
                <w:color w:val="228B22"/>
                <w:sz w:val="20"/>
                <w:szCs w:val="20"/>
                <w:lang w:val="en-US" w:eastAsia="en-US"/>
              </w:rPr>
              <w:t>phonemeRecordings</w:t>
            </w:r>
            <w:proofErr w:type="spellEnd"/>
            <w:proofErr w:type="gramEnd"/>
            <w:r>
              <w:rPr>
                <w:rFonts w:ascii="Courier" w:hAnsi="Courier" w:cs="Courier"/>
                <w:color w:val="228B22"/>
                <w:sz w:val="20"/>
                <w:szCs w:val="20"/>
                <w:lang w:val="en-US" w:eastAsia="en-US"/>
              </w:rPr>
              <w:t>.</w:t>
            </w:r>
          </w:p>
          <w:p w14:paraId="153C11EC"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spellStart"/>
            <w:r>
              <w:rPr>
                <w:rFonts w:ascii="Courier" w:hAnsi="Courier" w:cs="Courier"/>
                <w:color w:val="228B22"/>
                <w:sz w:val="20"/>
                <w:szCs w:val="20"/>
                <w:lang w:val="en-US" w:eastAsia="en-US"/>
              </w:rPr>
              <w:t>PhonemeRecordings</w:t>
            </w:r>
            <w:proofErr w:type="spellEnd"/>
            <w:r>
              <w:rPr>
                <w:rFonts w:ascii="Courier" w:hAnsi="Courier" w:cs="Courier"/>
                <w:color w:val="228B22"/>
                <w:sz w:val="20"/>
                <w:szCs w:val="20"/>
                <w:lang w:val="en-US" w:eastAsia="en-US"/>
              </w:rPr>
              <w:t xml:space="preserve"> are short recordings of phonemes to </w:t>
            </w:r>
            <w:proofErr w:type="spellStart"/>
            <w:r>
              <w:rPr>
                <w:rFonts w:ascii="Courier" w:hAnsi="Courier" w:cs="Courier"/>
                <w:color w:val="228B22"/>
                <w:sz w:val="20"/>
                <w:szCs w:val="20"/>
                <w:lang w:val="en-US" w:eastAsia="en-US"/>
              </w:rPr>
              <w:t>contruct</w:t>
            </w:r>
            <w:proofErr w:type="spellEnd"/>
            <w:r>
              <w:rPr>
                <w:rFonts w:ascii="Courier" w:hAnsi="Courier" w:cs="Courier"/>
                <w:color w:val="228B22"/>
                <w:sz w:val="20"/>
                <w:szCs w:val="20"/>
                <w:lang w:val="en-US" w:eastAsia="en-US"/>
              </w:rPr>
              <w:t xml:space="preserve"> V from</w:t>
            </w:r>
          </w:p>
          <w:p w14:paraId="3C883931"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gramStart"/>
            <w:r>
              <w:rPr>
                <w:rFonts w:ascii="Courier" w:hAnsi="Courier" w:cs="Courier"/>
                <w:color w:val="228B22"/>
                <w:sz w:val="20"/>
                <w:szCs w:val="20"/>
                <w:lang w:val="en-US" w:eastAsia="en-US"/>
              </w:rPr>
              <w:t>in</w:t>
            </w:r>
            <w:proofErr w:type="gramEnd"/>
            <w:r>
              <w:rPr>
                <w:rFonts w:ascii="Courier" w:hAnsi="Courier" w:cs="Courier"/>
                <w:color w:val="228B22"/>
                <w:sz w:val="20"/>
                <w:szCs w:val="20"/>
                <w:lang w:val="en-US" w:eastAsia="en-US"/>
              </w:rPr>
              <w:t xml:space="preserve"> the format of a cell array of cell arrays of waveforms, where each</w:t>
            </w:r>
          </w:p>
          <w:p w14:paraId="5106D7F4"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gramStart"/>
            <w:r>
              <w:rPr>
                <w:rFonts w:ascii="Courier" w:hAnsi="Courier" w:cs="Courier"/>
                <w:color w:val="228B22"/>
                <w:sz w:val="20"/>
                <w:szCs w:val="20"/>
                <w:lang w:val="en-US" w:eastAsia="en-US"/>
              </w:rPr>
              <w:t>item</w:t>
            </w:r>
            <w:proofErr w:type="gramEnd"/>
            <w:r>
              <w:rPr>
                <w:rFonts w:ascii="Courier" w:hAnsi="Courier" w:cs="Courier"/>
                <w:color w:val="228B22"/>
                <w:sz w:val="20"/>
                <w:szCs w:val="20"/>
                <w:lang w:val="en-US" w:eastAsia="en-US"/>
              </w:rPr>
              <w:t xml:space="preserve"> in the outer cell array corresponds to a phoneme.</w:t>
            </w:r>
          </w:p>
          <w:p w14:paraId="0E978C9A"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spellStart"/>
            <w:r>
              <w:rPr>
                <w:rFonts w:ascii="Courier" w:hAnsi="Courier" w:cs="Courier"/>
                <w:color w:val="228B22"/>
                <w:sz w:val="20"/>
                <w:szCs w:val="20"/>
                <w:lang w:val="en-US" w:eastAsia="en-US"/>
              </w:rPr>
              <w:t>PointsPerSample</w:t>
            </w:r>
            <w:proofErr w:type="spellEnd"/>
            <w:r>
              <w:rPr>
                <w:rFonts w:ascii="Courier" w:hAnsi="Courier" w:cs="Courier"/>
                <w:color w:val="228B22"/>
                <w:sz w:val="20"/>
                <w:szCs w:val="20"/>
                <w:lang w:val="en-US" w:eastAsia="en-US"/>
              </w:rPr>
              <w:t xml:space="preserve"> is the max number of points in a given recording.</w:t>
            </w:r>
          </w:p>
          <w:p w14:paraId="66F9A511"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
          <w:p w14:paraId="123E7510"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gramStart"/>
            <w:r>
              <w:rPr>
                <w:rFonts w:ascii="Courier" w:hAnsi="Courier" w:cs="Courier"/>
                <w:color w:val="228B22"/>
                <w:sz w:val="20"/>
                <w:szCs w:val="20"/>
                <w:lang w:val="en-US" w:eastAsia="en-US"/>
              </w:rPr>
              <w:t>get</w:t>
            </w:r>
            <w:proofErr w:type="gramEnd"/>
            <w:r>
              <w:rPr>
                <w:rFonts w:ascii="Courier" w:hAnsi="Courier" w:cs="Courier"/>
                <w:color w:val="228B22"/>
                <w:sz w:val="20"/>
                <w:szCs w:val="20"/>
                <w:lang w:val="en-US" w:eastAsia="en-US"/>
              </w:rPr>
              <w:t xml:space="preserve"> the sizes to </w:t>
            </w:r>
            <w:proofErr w:type="spellStart"/>
            <w:r>
              <w:rPr>
                <w:rFonts w:ascii="Courier" w:hAnsi="Courier" w:cs="Courier"/>
                <w:color w:val="228B22"/>
                <w:sz w:val="20"/>
                <w:szCs w:val="20"/>
                <w:lang w:val="en-US" w:eastAsia="en-US"/>
              </w:rPr>
              <w:t>preallocate</w:t>
            </w:r>
            <w:proofErr w:type="spellEnd"/>
          </w:p>
          <w:p w14:paraId="011DB245"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numSamples</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cellfun</w:t>
            </w:r>
            <w:proofErr w:type="spellEnd"/>
            <w:r>
              <w:rPr>
                <w:rFonts w:ascii="Courier" w:hAnsi="Courier" w:cs="Courier"/>
                <w:color w:val="000000"/>
                <w:sz w:val="20"/>
                <w:szCs w:val="20"/>
                <w:lang w:val="en-US" w:eastAsia="en-US"/>
              </w:rPr>
              <w:t>(@(x) x(2),</w:t>
            </w:r>
            <w:r>
              <w:rPr>
                <w:rFonts w:ascii="Courier" w:hAnsi="Courier" w:cs="Courier"/>
                <w:color w:val="0000FF"/>
                <w:sz w:val="20"/>
                <w:szCs w:val="20"/>
                <w:lang w:val="en-US" w:eastAsia="en-US"/>
              </w:rPr>
              <w:t>...</w:t>
            </w:r>
          </w:p>
          <w:p w14:paraId="6B4CB12B"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proofErr w:type="gramStart"/>
            <w:r>
              <w:rPr>
                <w:rFonts w:ascii="Courier" w:hAnsi="Courier" w:cs="Courier"/>
                <w:color w:val="000000"/>
                <w:sz w:val="20"/>
                <w:szCs w:val="20"/>
                <w:lang w:val="en-US" w:eastAsia="en-US"/>
              </w:rPr>
              <w:t>cellfun</w:t>
            </w:r>
            <w:proofErr w:type="spellEnd"/>
            <w:proofErr w:type="gramEnd"/>
            <w:r>
              <w:rPr>
                <w:rFonts w:ascii="Courier" w:hAnsi="Courier" w:cs="Courier"/>
                <w:color w:val="000000"/>
                <w:sz w:val="20"/>
                <w:szCs w:val="20"/>
                <w:lang w:val="en-US" w:eastAsia="en-US"/>
              </w:rPr>
              <w:t>(@size,</w:t>
            </w:r>
            <w:proofErr w:type="spellStart"/>
            <w:r>
              <w:rPr>
                <w:rFonts w:ascii="Courier" w:hAnsi="Courier" w:cs="Courier"/>
                <w:color w:val="000000"/>
                <w:sz w:val="20"/>
                <w:szCs w:val="20"/>
                <w:lang w:val="en-US" w:eastAsia="en-US"/>
              </w:rPr>
              <w:t>phonemeRecordings</w:t>
            </w:r>
            <w:proofErr w:type="spellEnd"/>
            <w:r>
              <w:rPr>
                <w:rFonts w:ascii="Courier" w:hAnsi="Courier" w:cs="Courier"/>
                <w:color w:val="000000"/>
                <w:sz w:val="20"/>
                <w:szCs w:val="20"/>
                <w:lang w:val="en-US" w:eastAsia="en-US"/>
              </w:rPr>
              <w:t>,</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UniformOutput</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,false));</w:t>
            </w:r>
          </w:p>
          <w:p w14:paraId="7835AFFC"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V = </w:t>
            </w:r>
            <w:proofErr w:type="gramStart"/>
            <w:r>
              <w:rPr>
                <w:rFonts w:ascii="Courier" w:hAnsi="Courier" w:cs="Courier"/>
                <w:color w:val="000000"/>
                <w:sz w:val="20"/>
                <w:szCs w:val="20"/>
                <w:lang w:val="en-US" w:eastAsia="en-US"/>
              </w:rPr>
              <w:t>zeros(</w:t>
            </w:r>
            <w:proofErr w:type="spellStart"/>
            <w:proofErr w:type="gramEnd"/>
            <w:r>
              <w:rPr>
                <w:rFonts w:ascii="Courier" w:hAnsi="Courier" w:cs="Courier"/>
                <w:color w:val="000000"/>
                <w:sz w:val="20"/>
                <w:szCs w:val="20"/>
                <w:lang w:val="en-US" w:eastAsia="en-US"/>
              </w:rPr>
              <w:t>pointsPerSample</w:t>
            </w:r>
            <w:proofErr w:type="spellEnd"/>
            <w:r>
              <w:rPr>
                <w:rFonts w:ascii="Courier" w:hAnsi="Courier" w:cs="Courier"/>
                <w:color w:val="000000"/>
                <w:sz w:val="20"/>
                <w:szCs w:val="20"/>
                <w:lang w:val="en-US" w:eastAsia="en-US"/>
              </w:rPr>
              <w:t>/2+1,sum(</w:t>
            </w:r>
            <w:proofErr w:type="spellStart"/>
            <w:r>
              <w:rPr>
                <w:rFonts w:ascii="Courier" w:hAnsi="Courier" w:cs="Courier"/>
                <w:color w:val="000000"/>
                <w:sz w:val="20"/>
                <w:szCs w:val="20"/>
                <w:lang w:val="en-US" w:eastAsia="en-US"/>
              </w:rPr>
              <w:t>numSamples</w:t>
            </w:r>
            <w:proofErr w:type="spellEnd"/>
            <w:r>
              <w:rPr>
                <w:rFonts w:ascii="Courier" w:hAnsi="Courier" w:cs="Courier"/>
                <w:color w:val="000000"/>
                <w:sz w:val="20"/>
                <w:szCs w:val="20"/>
                <w:lang w:val="en-US" w:eastAsia="en-US"/>
              </w:rPr>
              <w:t>));</w:t>
            </w:r>
          </w:p>
          <w:p w14:paraId="3EAD5B8C"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
          <w:p w14:paraId="1B9DCD39"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gramStart"/>
            <w:r>
              <w:rPr>
                <w:rFonts w:ascii="Courier" w:hAnsi="Courier" w:cs="Courier"/>
                <w:color w:val="228B22"/>
                <w:sz w:val="20"/>
                <w:szCs w:val="20"/>
                <w:lang w:val="en-US" w:eastAsia="en-US"/>
              </w:rPr>
              <w:t>step</w:t>
            </w:r>
            <w:proofErr w:type="gramEnd"/>
            <w:r>
              <w:rPr>
                <w:rFonts w:ascii="Courier" w:hAnsi="Courier" w:cs="Courier"/>
                <w:color w:val="228B22"/>
                <w:sz w:val="20"/>
                <w:szCs w:val="20"/>
                <w:lang w:val="en-US" w:eastAsia="en-US"/>
              </w:rPr>
              <w:t xml:space="preserve"> through every phoneme recording, take the FFT, and construct a</w:t>
            </w:r>
          </w:p>
          <w:p w14:paraId="0FD6C280"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gramStart"/>
            <w:r>
              <w:rPr>
                <w:rFonts w:ascii="Courier" w:hAnsi="Courier" w:cs="Courier"/>
                <w:color w:val="228B22"/>
                <w:sz w:val="20"/>
                <w:szCs w:val="20"/>
                <w:lang w:val="en-US" w:eastAsia="en-US"/>
              </w:rPr>
              <w:t>matrix</w:t>
            </w:r>
            <w:proofErr w:type="gramEnd"/>
          </w:p>
          <w:p w14:paraId="3CF06438"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00"/>
                <w:sz w:val="20"/>
                <w:szCs w:val="20"/>
                <w:lang w:val="en-US" w:eastAsia="en-US"/>
              </w:rPr>
              <w:t>c</w:t>
            </w:r>
            <w:proofErr w:type="gramEnd"/>
            <w:r>
              <w:rPr>
                <w:rFonts w:ascii="Courier" w:hAnsi="Courier" w:cs="Courier"/>
                <w:color w:val="000000"/>
                <w:sz w:val="20"/>
                <w:szCs w:val="20"/>
                <w:lang w:val="en-US" w:eastAsia="en-US"/>
              </w:rPr>
              <w:t>=1;</w:t>
            </w:r>
          </w:p>
          <w:p w14:paraId="6D418944"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FF"/>
                <w:sz w:val="20"/>
                <w:szCs w:val="20"/>
                <w:lang w:val="en-US" w:eastAsia="en-US"/>
              </w:rPr>
              <w:t>for</w:t>
            </w:r>
            <w:proofErr w:type="gramEnd"/>
            <w:r>
              <w:rPr>
                <w:rFonts w:ascii="Courier" w:hAnsi="Courier" w:cs="Courier"/>
                <w:color w:val="000000"/>
                <w:sz w:val="20"/>
                <w:szCs w:val="20"/>
                <w:lang w:val="en-US" w:eastAsia="en-US"/>
              </w:rPr>
              <w:t xml:space="preserve"> a = 1:numel(</w:t>
            </w:r>
            <w:proofErr w:type="spellStart"/>
            <w:r>
              <w:rPr>
                <w:rFonts w:ascii="Courier" w:hAnsi="Courier" w:cs="Courier"/>
                <w:color w:val="000000"/>
                <w:sz w:val="20"/>
                <w:szCs w:val="20"/>
                <w:lang w:val="en-US" w:eastAsia="en-US"/>
              </w:rPr>
              <w:t>phonemeRecordings</w:t>
            </w:r>
            <w:proofErr w:type="spellEnd"/>
            <w:r>
              <w:rPr>
                <w:rFonts w:ascii="Courier" w:hAnsi="Courier" w:cs="Courier"/>
                <w:color w:val="000000"/>
                <w:sz w:val="20"/>
                <w:szCs w:val="20"/>
                <w:lang w:val="en-US" w:eastAsia="en-US"/>
              </w:rPr>
              <w:t>)</w:t>
            </w:r>
          </w:p>
          <w:p w14:paraId="063BD624"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gramStart"/>
            <w:r>
              <w:rPr>
                <w:rFonts w:ascii="Courier" w:hAnsi="Courier" w:cs="Courier"/>
                <w:color w:val="0000FF"/>
                <w:sz w:val="20"/>
                <w:szCs w:val="20"/>
                <w:lang w:val="en-US" w:eastAsia="en-US"/>
              </w:rPr>
              <w:t>for</w:t>
            </w:r>
            <w:proofErr w:type="gramEnd"/>
            <w:r>
              <w:rPr>
                <w:rFonts w:ascii="Courier" w:hAnsi="Courier" w:cs="Courier"/>
                <w:color w:val="000000"/>
                <w:sz w:val="20"/>
                <w:szCs w:val="20"/>
                <w:lang w:val="en-US" w:eastAsia="en-US"/>
              </w:rPr>
              <w:t xml:space="preserve"> b = 1:numel(</w:t>
            </w:r>
            <w:proofErr w:type="spellStart"/>
            <w:r>
              <w:rPr>
                <w:rFonts w:ascii="Courier" w:hAnsi="Courier" w:cs="Courier"/>
                <w:color w:val="000000"/>
                <w:sz w:val="20"/>
                <w:szCs w:val="20"/>
                <w:lang w:val="en-US" w:eastAsia="en-US"/>
              </w:rPr>
              <w:t>phonemeRecordings</w:t>
            </w:r>
            <w:proofErr w:type="spellEnd"/>
            <w:r>
              <w:rPr>
                <w:rFonts w:ascii="Courier" w:hAnsi="Courier" w:cs="Courier"/>
                <w:color w:val="000000"/>
                <w:sz w:val="20"/>
                <w:szCs w:val="20"/>
                <w:lang w:val="en-US" w:eastAsia="en-US"/>
              </w:rPr>
              <w:t>{a})</w:t>
            </w:r>
          </w:p>
          <w:p w14:paraId="4092CDDD"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proofErr w:type="gramStart"/>
            <w:r>
              <w:rPr>
                <w:rFonts w:ascii="Courier" w:hAnsi="Courier" w:cs="Courier"/>
                <w:color w:val="000000"/>
                <w:sz w:val="20"/>
                <w:szCs w:val="20"/>
                <w:lang w:val="en-US" w:eastAsia="en-US"/>
              </w:rPr>
              <w:t>phonemeRecordings</w:t>
            </w:r>
            <w:proofErr w:type="spellEnd"/>
            <w:proofErr w:type="gramEnd"/>
            <w:r>
              <w:rPr>
                <w:rFonts w:ascii="Courier" w:hAnsi="Courier" w:cs="Courier"/>
                <w:color w:val="000000"/>
                <w:sz w:val="20"/>
                <w:szCs w:val="20"/>
                <w:lang w:val="en-US" w:eastAsia="en-US"/>
              </w:rPr>
              <w:t>{a}{b} = [</w:t>
            </w:r>
            <w:proofErr w:type="spellStart"/>
            <w:r>
              <w:rPr>
                <w:rFonts w:ascii="Courier" w:hAnsi="Courier" w:cs="Courier"/>
                <w:color w:val="000000"/>
                <w:sz w:val="20"/>
                <w:szCs w:val="20"/>
                <w:lang w:val="en-US" w:eastAsia="en-US"/>
              </w:rPr>
              <w:t>phonemeRecordings</w:t>
            </w:r>
            <w:proofErr w:type="spellEnd"/>
            <w:r>
              <w:rPr>
                <w:rFonts w:ascii="Courier" w:hAnsi="Courier" w:cs="Courier"/>
                <w:color w:val="000000"/>
                <w:sz w:val="20"/>
                <w:szCs w:val="20"/>
                <w:lang w:val="en-US" w:eastAsia="en-US"/>
              </w:rPr>
              <w:t>{a}{b};</w:t>
            </w:r>
            <w:r>
              <w:rPr>
                <w:rFonts w:ascii="Courier" w:hAnsi="Courier" w:cs="Courier"/>
                <w:color w:val="0000FF"/>
                <w:sz w:val="20"/>
                <w:szCs w:val="20"/>
                <w:lang w:val="en-US" w:eastAsia="en-US"/>
              </w:rPr>
              <w:t>...</w:t>
            </w:r>
          </w:p>
          <w:p w14:paraId="5AF06642"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gramStart"/>
            <w:r>
              <w:rPr>
                <w:rFonts w:ascii="Courier" w:hAnsi="Courier" w:cs="Courier"/>
                <w:color w:val="000000"/>
                <w:sz w:val="20"/>
                <w:szCs w:val="20"/>
                <w:lang w:val="en-US" w:eastAsia="en-US"/>
              </w:rPr>
              <w:t>zeros</w:t>
            </w:r>
            <w:proofErr w:type="gram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pointsPerSample-numel</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phonemeRecordings</w:t>
            </w:r>
            <w:proofErr w:type="spellEnd"/>
            <w:r>
              <w:rPr>
                <w:rFonts w:ascii="Courier" w:hAnsi="Courier" w:cs="Courier"/>
                <w:color w:val="000000"/>
                <w:sz w:val="20"/>
                <w:szCs w:val="20"/>
                <w:lang w:val="en-US" w:eastAsia="en-US"/>
              </w:rPr>
              <w:t>{a}{b}),1)];</w:t>
            </w:r>
          </w:p>
          <w:p w14:paraId="538FDD0C"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gramStart"/>
            <w:r>
              <w:rPr>
                <w:rFonts w:ascii="Courier" w:hAnsi="Courier" w:cs="Courier"/>
                <w:color w:val="000000"/>
                <w:sz w:val="20"/>
                <w:szCs w:val="20"/>
                <w:lang w:val="en-US" w:eastAsia="en-US"/>
              </w:rPr>
              <w:t>V(</w:t>
            </w:r>
            <w:proofErr w:type="gramEnd"/>
            <w:r>
              <w:rPr>
                <w:rFonts w:ascii="Courier" w:hAnsi="Courier" w:cs="Courier"/>
                <w:color w:val="000000"/>
                <w:sz w:val="20"/>
                <w:szCs w:val="20"/>
                <w:lang w:val="en-US" w:eastAsia="en-US"/>
              </w:rPr>
              <w:t xml:space="preserve">:,c) = </w:t>
            </w:r>
            <w:proofErr w:type="spellStart"/>
            <w:r>
              <w:rPr>
                <w:rFonts w:ascii="Courier" w:hAnsi="Courier" w:cs="Courier"/>
                <w:color w:val="000000"/>
                <w:sz w:val="20"/>
                <w:szCs w:val="20"/>
                <w:lang w:val="en-US" w:eastAsia="en-US"/>
              </w:rPr>
              <w:t>rfft</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phonemeRecordings</w:t>
            </w:r>
            <w:proofErr w:type="spellEnd"/>
            <w:r>
              <w:rPr>
                <w:rFonts w:ascii="Courier" w:hAnsi="Courier" w:cs="Courier"/>
                <w:color w:val="000000"/>
                <w:sz w:val="20"/>
                <w:szCs w:val="20"/>
                <w:lang w:val="en-US" w:eastAsia="en-US"/>
              </w:rPr>
              <w:t>{a}{b});</w:t>
            </w:r>
          </w:p>
          <w:p w14:paraId="512004DA"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gramStart"/>
            <w:r>
              <w:rPr>
                <w:rFonts w:ascii="Courier" w:hAnsi="Courier" w:cs="Courier"/>
                <w:color w:val="000000"/>
                <w:sz w:val="20"/>
                <w:szCs w:val="20"/>
                <w:lang w:val="en-US" w:eastAsia="en-US"/>
              </w:rPr>
              <w:t>c</w:t>
            </w:r>
            <w:proofErr w:type="gramEnd"/>
            <w:r>
              <w:rPr>
                <w:rFonts w:ascii="Courier" w:hAnsi="Courier" w:cs="Courier"/>
                <w:color w:val="000000"/>
                <w:sz w:val="20"/>
                <w:szCs w:val="20"/>
                <w:lang w:val="en-US" w:eastAsia="en-US"/>
              </w:rPr>
              <w:t>=c+1;</w:t>
            </w:r>
          </w:p>
          <w:p w14:paraId="546703D3"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gramStart"/>
            <w:r>
              <w:rPr>
                <w:rFonts w:ascii="Courier" w:hAnsi="Courier" w:cs="Courier"/>
                <w:color w:val="0000FF"/>
                <w:sz w:val="20"/>
                <w:szCs w:val="20"/>
                <w:lang w:val="en-US" w:eastAsia="en-US"/>
              </w:rPr>
              <w:t>end</w:t>
            </w:r>
            <w:proofErr w:type="gramEnd"/>
          </w:p>
          <w:p w14:paraId="75D6E22A" w14:textId="22DC4A33" w:rsidR="00C30B96" w:rsidRP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FF"/>
                <w:sz w:val="20"/>
                <w:szCs w:val="20"/>
                <w:lang w:val="en-US" w:eastAsia="en-US"/>
              </w:rPr>
              <w:t>end</w:t>
            </w:r>
            <w:proofErr w:type="gramEnd"/>
          </w:p>
        </w:tc>
      </w:tr>
    </w:tbl>
    <w:p w14:paraId="44BCE68A" w14:textId="77777777" w:rsidR="00C30B96" w:rsidRDefault="00C30B96" w:rsidP="004565CC"/>
    <w:p w14:paraId="78173DF9" w14:textId="5D94A03C" w:rsidR="00C30B96" w:rsidRDefault="00C30B96" w:rsidP="004565CC">
      <w:r>
        <w:t xml:space="preserve">File: </w:t>
      </w:r>
      <w:proofErr w:type="spellStart"/>
      <w:r>
        <w:t>DrawPhnSamples.m</w:t>
      </w:r>
      <w:proofErr w:type="spellEnd"/>
    </w:p>
    <w:tbl>
      <w:tblPr>
        <w:tblStyle w:val="TableGrid"/>
        <w:tblW w:w="0" w:type="auto"/>
        <w:tblLook w:val="04A0" w:firstRow="1" w:lastRow="0" w:firstColumn="1" w:lastColumn="0" w:noHBand="0" w:noVBand="1"/>
      </w:tblPr>
      <w:tblGrid>
        <w:gridCol w:w="14218"/>
      </w:tblGrid>
      <w:tr w:rsidR="00C30B96" w14:paraId="35AA21E6" w14:textId="77777777" w:rsidTr="00C30B96">
        <w:tc>
          <w:tcPr>
            <w:tcW w:w="14218" w:type="dxa"/>
          </w:tcPr>
          <w:p w14:paraId="7B092C77"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FF"/>
                <w:sz w:val="20"/>
                <w:szCs w:val="20"/>
                <w:lang w:val="en-US" w:eastAsia="en-US"/>
              </w:rPr>
              <w:t>function</w:t>
            </w:r>
            <w:proofErr w:type="gramEnd"/>
            <w:r>
              <w:rPr>
                <w:rFonts w:ascii="Courier" w:hAnsi="Courier" w:cs="Courier"/>
                <w:color w:val="000000"/>
                <w:sz w:val="20"/>
                <w:szCs w:val="20"/>
                <w:lang w:val="en-US" w:eastAsia="en-US"/>
              </w:rPr>
              <w:t xml:space="preserve"> [</w:t>
            </w:r>
            <w:proofErr w:type="spellStart"/>
            <w:r>
              <w:rPr>
                <w:rFonts w:ascii="Courier" w:hAnsi="Courier" w:cs="Courier"/>
                <w:color w:val="000000"/>
                <w:sz w:val="20"/>
                <w:szCs w:val="20"/>
                <w:lang w:val="en-US" w:eastAsia="en-US"/>
              </w:rPr>
              <w:t>phonemeSamples,fs</w:t>
            </w:r>
            <w:proofErr w:type="spell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drawPhnSamples</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directory,time</w:t>
            </w:r>
            <w:proofErr w:type="spellEnd"/>
            <w:r>
              <w:rPr>
                <w:rFonts w:ascii="Courier" w:hAnsi="Courier" w:cs="Courier"/>
                <w:color w:val="000000"/>
                <w:sz w:val="20"/>
                <w:szCs w:val="20"/>
                <w:lang w:val="en-US" w:eastAsia="en-US"/>
              </w:rPr>
              <w:t>,</w:t>
            </w:r>
            <w:r>
              <w:rPr>
                <w:rFonts w:ascii="Courier" w:hAnsi="Courier" w:cs="Courier"/>
                <w:color w:val="0000FF"/>
                <w:sz w:val="20"/>
                <w:szCs w:val="20"/>
                <w:lang w:val="en-US" w:eastAsia="en-US"/>
              </w:rPr>
              <w:t>...</w:t>
            </w:r>
          </w:p>
          <w:p w14:paraId="29FBC6F2"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proofErr w:type="gramStart"/>
            <w:r>
              <w:rPr>
                <w:rFonts w:ascii="Courier" w:hAnsi="Courier" w:cs="Courier"/>
                <w:color w:val="000000"/>
                <w:sz w:val="20"/>
                <w:szCs w:val="20"/>
                <w:lang w:val="en-US" w:eastAsia="en-US"/>
              </w:rPr>
              <w:t>wavSamplesPerPhn,phnList</w:t>
            </w:r>
            <w:proofErr w:type="spellEnd"/>
            <w:proofErr w:type="gramEnd"/>
            <w:r>
              <w:rPr>
                <w:rFonts w:ascii="Courier" w:hAnsi="Courier" w:cs="Courier"/>
                <w:color w:val="000000"/>
                <w:sz w:val="20"/>
                <w:szCs w:val="20"/>
                <w:lang w:val="en-US" w:eastAsia="en-US"/>
              </w:rPr>
              <w:t>)</w:t>
            </w:r>
          </w:p>
          <w:p w14:paraId="3B0BF32D"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%DRAWPHNSAMPLES Draws a given number of </w:t>
            </w:r>
            <w:proofErr w:type="spellStart"/>
            <w:r>
              <w:rPr>
                <w:rFonts w:ascii="Courier" w:hAnsi="Courier" w:cs="Courier"/>
                <w:color w:val="228B22"/>
                <w:sz w:val="20"/>
                <w:szCs w:val="20"/>
                <w:lang w:val="en-US" w:eastAsia="en-US"/>
              </w:rPr>
              <w:t>randon</w:t>
            </w:r>
            <w:proofErr w:type="spellEnd"/>
            <w:r>
              <w:rPr>
                <w:rFonts w:ascii="Courier" w:hAnsi="Courier" w:cs="Courier"/>
                <w:color w:val="228B22"/>
                <w:sz w:val="20"/>
                <w:szCs w:val="20"/>
                <w:lang w:val="en-US" w:eastAsia="en-US"/>
              </w:rPr>
              <w:t xml:space="preserve"> samples of phonemes</w:t>
            </w:r>
          </w:p>
          <w:p w14:paraId="547CE734"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Directory is the directory in which </w:t>
            </w:r>
            <w:proofErr w:type="spellStart"/>
            <w:r>
              <w:rPr>
                <w:rFonts w:ascii="Courier" w:hAnsi="Courier" w:cs="Courier"/>
                <w:color w:val="228B22"/>
                <w:sz w:val="20"/>
                <w:szCs w:val="20"/>
                <w:lang w:val="en-US" w:eastAsia="en-US"/>
              </w:rPr>
              <w:t>phn</w:t>
            </w:r>
            <w:proofErr w:type="spellEnd"/>
            <w:r>
              <w:rPr>
                <w:rFonts w:ascii="Courier" w:hAnsi="Courier" w:cs="Courier"/>
                <w:color w:val="228B22"/>
                <w:sz w:val="20"/>
                <w:szCs w:val="20"/>
                <w:lang w:val="en-US" w:eastAsia="en-US"/>
              </w:rPr>
              <w:t xml:space="preserve"> and wav files are kept.</w:t>
            </w:r>
          </w:p>
          <w:p w14:paraId="56BE9845"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Time is the length (in seconds) of the samples taken for each phoneme,</w:t>
            </w:r>
          </w:p>
          <w:p w14:paraId="68E47BDC"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gramStart"/>
            <w:r>
              <w:rPr>
                <w:rFonts w:ascii="Courier" w:hAnsi="Courier" w:cs="Courier"/>
                <w:color w:val="228B22"/>
                <w:sz w:val="20"/>
                <w:szCs w:val="20"/>
                <w:lang w:val="en-US" w:eastAsia="en-US"/>
              </w:rPr>
              <w:t>actual</w:t>
            </w:r>
            <w:proofErr w:type="gramEnd"/>
            <w:r>
              <w:rPr>
                <w:rFonts w:ascii="Courier" w:hAnsi="Courier" w:cs="Courier"/>
                <w:color w:val="228B22"/>
                <w:sz w:val="20"/>
                <w:szCs w:val="20"/>
                <w:lang w:val="en-US" w:eastAsia="en-US"/>
              </w:rPr>
              <w:t xml:space="preserve"> lengths may be shorter.</w:t>
            </w:r>
          </w:p>
          <w:p w14:paraId="20709D3C"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spellStart"/>
            <w:r>
              <w:rPr>
                <w:rFonts w:ascii="Courier" w:hAnsi="Courier" w:cs="Courier"/>
                <w:color w:val="228B22"/>
                <w:sz w:val="20"/>
                <w:szCs w:val="20"/>
                <w:lang w:val="en-US" w:eastAsia="en-US"/>
              </w:rPr>
              <w:t>WavSamplesPerPhn</w:t>
            </w:r>
            <w:proofErr w:type="spellEnd"/>
            <w:r>
              <w:rPr>
                <w:rFonts w:ascii="Courier" w:hAnsi="Courier" w:cs="Courier"/>
                <w:color w:val="228B22"/>
                <w:sz w:val="20"/>
                <w:szCs w:val="20"/>
                <w:lang w:val="en-US" w:eastAsia="en-US"/>
              </w:rPr>
              <w:t xml:space="preserve"> is the number of waveform samples to take for each</w:t>
            </w:r>
          </w:p>
          <w:p w14:paraId="1B4CD95F"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gramStart"/>
            <w:r>
              <w:rPr>
                <w:rFonts w:ascii="Courier" w:hAnsi="Courier" w:cs="Courier"/>
                <w:color w:val="228B22"/>
                <w:sz w:val="20"/>
                <w:szCs w:val="20"/>
                <w:lang w:val="en-US" w:eastAsia="en-US"/>
              </w:rPr>
              <w:t>phoneme</w:t>
            </w:r>
            <w:proofErr w:type="gramEnd"/>
            <w:r>
              <w:rPr>
                <w:rFonts w:ascii="Courier" w:hAnsi="Courier" w:cs="Courier"/>
                <w:color w:val="228B22"/>
                <w:sz w:val="20"/>
                <w:szCs w:val="20"/>
                <w:lang w:val="en-US" w:eastAsia="en-US"/>
              </w:rPr>
              <w:t xml:space="preserve"> in </w:t>
            </w:r>
            <w:proofErr w:type="spellStart"/>
            <w:r>
              <w:rPr>
                <w:rFonts w:ascii="Courier" w:hAnsi="Courier" w:cs="Courier"/>
                <w:color w:val="228B22"/>
                <w:sz w:val="20"/>
                <w:szCs w:val="20"/>
                <w:lang w:val="en-US" w:eastAsia="en-US"/>
              </w:rPr>
              <w:t>phnList</w:t>
            </w:r>
            <w:proofErr w:type="spellEnd"/>
            <w:r>
              <w:rPr>
                <w:rFonts w:ascii="Courier" w:hAnsi="Courier" w:cs="Courier"/>
                <w:color w:val="228B22"/>
                <w:sz w:val="20"/>
                <w:szCs w:val="20"/>
                <w:lang w:val="en-US" w:eastAsia="en-US"/>
              </w:rPr>
              <w:t>.</w:t>
            </w:r>
          </w:p>
          <w:p w14:paraId="6E3BCB6E"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spellStart"/>
            <w:proofErr w:type="gramStart"/>
            <w:r>
              <w:rPr>
                <w:rFonts w:ascii="Courier" w:hAnsi="Courier" w:cs="Courier"/>
                <w:color w:val="228B22"/>
                <w:sz w:val="20"/>
                <w:szCs w:val="20"/>
                <w:lang w:val="en-US" w:eastAsia="en-US"/>
              </w:rPr>
              <w:t>phonemeSamples</w:t>
            </w:r>
            <w:proofErr w:type="spellEnd"/>
            <w:proofErr w:type="gramEnd"/>
            <w:r>
              <w:rPr>
                <w:rFonts w:ascii="Courier" w:hAnsi="Courier" w:cs="Courier"/>
                <w:color w:val="228B22"/>
                <w:sz w:val="20"/>
                <w:szCs w:val="20"/>
                <w:lang w:val="en-US" w:eastAsia="en-US"/>
              </w:rPr>
              <w:t xml:space="preserve"> is the resultant samples drawn.</w:t>
            </w:r>
          </w:p>
          <w:p w14:paraId="06F82477"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phonemeSamples</w:t>
            </w:r>
            <w:proofErr w:type="spellEnd"/>
            <w:proofErr w:type="gramEnd"/>
            <w:r>
              <w:rPr>
                <w:rFonts w:ascii="Courier" w:hAnsi="Courier" w:cs="Courier"/>
                <w:color w:val="000000"/>
                <w:sz w:val="20"/>
                <w:szCs w:val="20"/>
                <w:lang w:val="en-US" w:eastAsia="en-US"/>
              </w:rPr>
              <w:t xml:space="preserve"> = cell(</w:t>
            </w:r>
            <w:proofErr w:type="spellStart"/>
            <w:r>
              <w:rPr>
                <w:rFonts w:ascii="Courier" w:hAnsi="Courier" w:cs="Courier"/>
                <w:color w:val="000000"/>
                <w:sz w:val="20"/>
                <w:szCs w:val="20"/>
                <w:lang w:val="en-US" w:eastAsia="en-US"/>
              </w:rPr>
              <w:t>numel</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phnList</w:t>
            </w:r>
            <w:proofErr w:type="spellEnd"/>
            <w:r>
              <w:rPr>
                <w:rFonts w:ascii="Courier" w:hAnsi="Courier" w:cs="Courier"/>
                <w:color w:val="000000"/>
                <w:sz w:val="20"/>
                <w:szCs w:val="20"/>
                <w:lang w:val="en-US" w:eastAsia="en-US"/>
              </w:rPr>
              <w:t>),1);</w:t>
            </w:r>
          </w:p>
          <w:p w14:paraId="789B931D"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w:t>
            </w:r>
            <w:proofErr w:type="spellStart"/>
            <w:proofErr w:type="gramStart"/>
            <w:r>
              <w:rPr>
                <w:rFonts w:ascii="Courier" w:hAnsi="Courier" w:cs="Courier"/>
                <w:color w:val="000000"/>
                <w:sz w:val="20"/>
                <w:szCs w:val="20"/>
                <w:lang w:val="en-US" w:eastAsia="en-US"/>
              </w:rPr>
              <w:t>phnFiles,wavFiles</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getSpeakerFiles</w:t>
            </w:r>
            <w:proofErr w:type="spellEnd"/>
            <w:r>
              <w:rPr>
                <w:rFonts w:ascii="Courier" w:hAnsi="Courier" w:cs="Courier"/>
                <w:color w:val="000000"/>
                <w:sz w:val="20"/>
                <w:szCs w:val="20"/>
                <w:lang w:val="en-US" w:eastAsia="en-US"/>
              </w:rPr>
              <w:t>(directory);</w:t>
            </w:r>
          </w:p>
          <w:p w14:paraId="0367ADFC"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
          <w:p w14:paraId="3B8A4622"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w:t>
            </w:r>
            <w:proofErr w:type="gramStart"/>
            <w:r>
              <w:rPr>
                <w:rFonts w:ascii="Courier" w:hAnsi="Courier" w:cs="Courier"/>
                <w:color w:val="228B22"/>
                <w:sz w:val="20"/>
                <w:szCs w:val="20"/>
                <w:lang w:val="en-US" w:eastAsia="en-US"/>
              </w:rPr>
              <w:t>randomly</w:t>
            </w:r>
            <w:proofErr w:type="gramEnd"/>
            <w:r>
              <w:rPr>
                <w:rFonts w:ascii="Courier" w:hAnsi="Courier" w:cs="Courier"/>
                <w:color w:val="228B22"/>
                <w:sz w:val="20"/>
                <w:szCs w:val="20"/>
                <w:lang w:val="en-US" w:eastAsia="en-US"/>
              </w:rPr>
              <w:t xml:space="preserve"> draw a recording, open files</w:t>
            </w:r>
          </w:p>
          <w:p w14:paraId="42B158EC"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FF"/>
                <w:sz w:val="20"/>
                <w:szCs w:val="20"/>
                <w:lang w:val="en-US" w:eastAsia="en-US"/>
              </w:rPr>
              <w:t>for</w:t>
            </w:r>
            <w:proofErr w:type="gramEnd"/>
            <w:r>
              <w:rPr>
                <w:rFonts w:ascii="Courier" w:hAnsi="Courier" w:cs="Courier"/>
                <w:color w:val="000000"/>
                <w:sz w:val="20"/>
                <w:szCs w:val="20"/>
                <w:lang w:val="en-US" w:eastAsia="en-US"/>
              </w:rPr>
              <w:t xml:space="preserve"> k = </w:t>
            </w:r>
            <w:proofErr w:type="spellStart"/>
            <w:r>
              <w:rPr>
                <w:rFonts w:ascii="Courier" w:hAnsi="Courier" w:cs="Courier"/>
                <w:color w:val="000000"/>
                <w:sz w:val="20"/>
                <w:szCs w:val="20"/>
                <w:lang w:val="en-US" w:eastAsia="en-US"/>
              </w:rPr>
              <w:t>randperm</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numel</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phnFiles</w:t>
            </w:r>
            <w:proofErr w:type="spellEnd"/>
            <w:r>
              <w:rPr>
                <w:rFonts w:ascii="Courier" w:hAnsi="Courier" w:cs="Courier"/>
                <w:color w:val="000000"/>
                <w:sz w:val="20"/>
                <w:szCs w:val="20"/>
                <w:lang w:val="en-US" w:eastAsia="en-US"/>
              </w:rPr>
              <w:t>))</w:t>
            </w:r>
          </w:p>
          <w:p w14:paraId="28AD3605"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proofErr w:type="gramStart"/>
            <w:r>
              <w:rPr>
                <w:rFonts w:ascii="Courier" w:hAnsi="Courier" w:cs="Courier"/>
                <w:color w:val="000000"/>
                <w:sz w:val="20"/>
                <w:szCs w:val="20"/>
                <w:lang w:val="en-US" w:eastAsia="en-US"/>
              </w:rPr>
              <w:t>currentRecPhnFilename</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phnFiles</w:t>
            </w:r>
            <w:proofErr w:type="spellEnd"/>
            <w:r>
              <w:rPr>
                <w:rFonts w:ascii="Courier" w:hAnsi="Courier" w:cs="Courier"/>
                <w:color w:val="000000"/>
                <w:sz w:val="20"/>
                <w:szCs w:val="20"/>
                <w:lang w:val="en-US" w:eastAsia="en-US"/>
              </w:rPr>
              <w:t xml:space="preserve">(k); </w:t>
            </w:r>
            <w:r>
              <w:rPr>
                <w:rFonts w:ascii="Courier" w:hAnsi="Courier" w:cs="Courier"/>
                <w:color w:val="228B22"/>
                <w:sz w:val="20"/>
                <w:szCs w:val="20"/>
                <w:lang w:val="en-US" w:eastAsia="en-US"/>
              </w:rPr>
              <w:t>%for all files, rand order</w:t>
            </w:r>
          </w:p>
          <w:p w14:paraId="17FE20F4"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proofErr w:type="gramStart"/>
            <w:r>
              <w:rPr>
                <w:rFonts w:ascii="Courier" w:hAnsi="Courier" w:cs="Courier"/>
                <w:color w:val="000000"/>
                <w:sz w:val="20"/>
                <w:szCs w:val="20"/>
                <w:lang w:val="en-US" w:eastAsia="en-US"/>
              </w:rPr>
              <w:t>recordingPhns,startstops</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getPhnData</w:t>
            </w:r>
            <w:proofErr w:type="spellEnd"/>
            <w:r>
              <w:rPr>
                <w:rFonts w:ascii="Courier" w:hAnsi="Courier" w:cs="Courier"/>
                <w:color w:val="000000"/>
                <w:sz w:val="20"/>
                <w:szCs w:val="20"/>
                <w:lang w:val="en-US" w:eastAsia="en-US"/>
              </w:rPr>
              <w:t>([directory</w:t>
            </w:r>
            <w:r>
              <w:rPr>
                <w:rFonts w:ascii="Courier" w:hAnsi="Courier" w:cs="Courier"/>
                <w:color w:val="0000FF"/>
                <w:sz w:val="20"/>
                <w:szCs w:val="20"/>
                <w:lang w:val="en-US" w:eastAsia="en-US"/>
              </w:rPr>
              <w:t>...</w:t>
            </w:r>
          </w:p>
          <w:p w14:paraId="0B4300E4"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gramStart"/>
            <w:r>
              <w:rPr>
                <w:rFonts w:ascii="Courier" w:hAnsi="Courier" w:cs="Courier"/>
                <w:color w:val="000000"/>
                <w:sz w:val="20"/>
                <w:szCs w:val="20"/>
                <w:lang w:val="en-US" w:eastAsia="en-US"/>
              </w:rPr>
              <w:t>currentRecPhnFilename.name</w:t>
            </w:r>
            <w:proofErr w:type="gramEnd"/>
            <w:r>
              <w:rPr>
                <w:rFonts w:ascii="Courier" w:hAnsi="Courier" w:cs="Courier"/>
                <w:color w:val="000000"/>
                <w:sz w:val="20"/>
                <w:szCs w:val="20"/>
                <w:lang w:val="en-US" w:eastAsia="en-US"/>
              </w:rPr>
              <w:t>]);</w:t>
            </w:r>
          </w:p>
          <w:p w14:paraId="2485F2E9"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proofErr w:type="gramStart"/>
            <w:r>
              <w:rPr>
                <w:rFonts w:ascii="Courier" w:hAnsi="Courier" w:cs="Courier"/>
                <w:color w:val="000000"/>
                <w:sz w:val="20"/>
                <w:szCs w:val="20"/>
                <w:lang w:val="en-US" w:eastAsia="en-US"/>
              </w:rPr>
              <w:t>y</w:t>
            </w:r>
            <w:proofErr w:type="gramEnd"/>
            <w:r>
              <w:rPr>
                <w:rFonts w:ascii="Courier" w:hAnsi="Courier" w:cs="Courier"/>
                <w:color w:val="000000"/>
                <w:sz w:val="20"/>
                <w:szCs w:val="20"/>
                <w:lang w:val="en-US" w:eastAsia="en-US"/>
              </w:rPr>
              <w:t>,fs,wmode,fidx</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readwav</w:t>
            </w:r>
            <w:proofErr w:type="spellEnd"/>
            <w:r>
              <w:rPr>
                <w:rFonts w:ascii="Courier" w:hAnsi="Courier" w:cs="Courier"/>
                <w:color w:val="000000"/>
                <w:sz w:val="20"/>
                <w:szCs w:val="20"/>
                <w:lang w:val="en-US" w:eastAsia="en-US"/>
              </w:rPr>
              <w:t>([directory</w:t>
            </w:r>
            <w:r>
              <w:rPr>
                <w:rFonts w:ascii="Courier" w:hAnsi="Courier" w:cs="Courier"/>
                <w:color w:val="0000FF"/>
                <w:sz w:val="20"/>
                <w:szCs w:val="20"/>
                <w:lang w:val="en-US" w:eastAsia="en-US"/>
              </w:rPr>
              <w:t>...</w:t>
            </w:r>
          </w:p>
          <w:p w14:paraId="41C4A472"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gramStart"/>
            <w:r>
              <w:rPr>
                <w:rFonts w:ascii="Courier" w:hAnsi="Courier" w:cs="Courier"/>
                <w:color w:val="000000"/>
                <w:sz w:val="20"/>
                <w:szCs w:val="20"/>
                <w:lang w:val="en-US" w:eastAsia="en-US"/>
              </w:rPr>
              <w:t>currentRecPhnFilename.name</w:t>
            </w:r>
            <w:proofErr w:type="gramEnd"/>
            <w:r>
              <w:rPr>
                <w:rFonts w:ascii="Courier" w:hAnsi="Courier" w:cs="Courier"/>
                <w:color w:val="000000"/>
                <w:sz w:val="20"/>
                <w:szCs w:val="20"/>
                <w:lang w:val="en-US" w:eastAsia="en-US"/>
              </w:rPr>
              <w:t xml:space="preserve">(1:end-4) </w:t>
            </w:r>
            <w:r>
              <w:rPr>
                <w:rFonts w:ascii="Courier" w:hAnsi="Courier" w:cs="Courier"/>
                <w:color w:val="A020F0"/>
                <w:sz w:val="20"/>
                <w:szCs w:val="20"/>
                <w:lang w:val="en-US" w:eastAsia="en-US"/>
              </w:rPr>
              <w:t>'.wav'</w:t>
            </w:r>
            <w:r>
              <w:rPr>
                <w:rFonts w:ascii="Courier" w:hAnsi="Courier" w:cs="Courier"/>
                <w:color w:val="000000"/>
                <w:sz w:val="20"/>
                <w:szCs w:val="20"/>
                <w:lang w:val="en-US" w:eastAsia="en-US"/>
              </w:rPr>
              <w:t>]);</w:t>
            </w:r>
          </w:p>
          <w:p w14:paraId="2FE56E0D"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
          <w:p w14:paraId="0FBBAAE3"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proofErr w:type="gramStart"/>
            <w:r>
              <w:rPr>
                <w:rFonts w:ascii="Courier" w:hAnsi="Courier" w:cs="Courier"/>
                <w:color w:val="000000"/>
                <w:sz w:val="20"/>
                <w:szCs w:val="20"/>
                <w:lang w:val="en-US" w:eastAsia="en-US"/>
              </w:rPr>
              <w:t>numSamples</w:t>
            </w:r>
            <w:proofErr w:type="spellEnd"/>
            <w:proofErr w:type="gramEnd"/>
            <w:r>
              <w:rPr>
                <w:rFonts w:ascii="Courier" w:hAnsi="Courier" w:cs="Courier"/>
                <w:color w:val="000000"/>
                <w:sz w:val="20"/>
                <w:szCs w:val="20"/>
                <w:lang w:val="en-US" w:eastAsia="en-US"/>
              </w:rPr>
              <w:t xml:space="preserve"> = ceil(time * </w:t>
            </w:r>
            <w:proofErr w:type="spellStart"/>
            <w:r>
              <w:rPr>
                <w:rFonts w:ascii="Courier" w:hAnsi="Courier" w:cs="Courier"/>
                <w:color w:val="000000"/>
                <w:sz w:val="20"/>
                <w:szCs w:val="20"/>
                <w:lang w:val="en-US" w:eastAsia="en-US"/>
              </w:rPr>
              <w:t>fs</w:t>
            </w:r>
            <w:proofErr w:type="spellEnd"/>
            <w:r>
              <w:rPr>
                <w:rFonts w:ascii="Courier" w:hAnsi="Courier" w:cs="Courier"/>
                <w:color w:val="000000"/>
                <w:sz w:val="20"/>
                <w:szCs w:val="20"/>
                <w:lang w:val="en-US" w:eastAsia="en-US"/>
              </w:rPr>
              <w:t>);</w:t>
            </w:r>
          </w:p>
          <w:p w14:paraId="2D9788DA"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
          <w:p w14:paraId="2969EA7D"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gramStart"/>
            <w:r>
              <w:rPr>
                <w:rFonts w:ascii="Courier" w:hAnsi="Courier" w:cs="Courier"/>
                <w:color w:val="0000FF"/>
                <w:sz w:val="20"/>
                <w:szCs w:val="20"/>
                <w:lang w:val="en-US" w:eastAsia="en-US"/>
              </w:rPr>
              <w:t>for</w:t>
            </w:r>
            <w:proofErr w:type="gramEnd"/>
            <w:r>
              <w:rPr>
                <w:rFonts w:ascii="Courier" w:hAnsi="Courier" w:cs="Courier"/>
                <w:color w:val="000000"/>
                <w:sz w:val="20"/>
                <w:szCs w:val="20"/>
                <w:lang w:val="en-US" w:eastAsia="en-US"/>
              </w:rPr>
              <w:t xml:space="preserve"> </w:t>
            </w:r>
            <w:proofErr w:type="spellStart"/>
            <w:r>
              <w:rPr>
                <w:rFonts w:ascii="Courier" w:hAnsi="Courier" w:cs="Courier"/>
                <w:color w:val="000000"/>
                <w:sz w:val="20"/>
                <w:szCs w:val="20"/>
                <w:lang w:val="en-US" w:eastAsia="en-US"/>
              </w:rPr>
              <w:t>phonemeNum</w:t>
            </w:r>
            <w:proofErr w:type="spellEnd"/>
            <w:r>
              <w:rPr>
                <w:rFonts w:ascii="Courier" w:hAnsi="Courier" w:cs="Courier"/>
                <w:color w:val="000000"/>
                <w:sz w:val="20"/>
                <w:szCs w:val="20"/>
                <w:lang w:val="en-US" w:eastAsia="en-US"/>
              </w:rPr>
              <w:t xml:space="preserve"> = 1:numel(</w:t>
            </w:r>
            <w:proofErr w:type="spellStart"/>
            <w:r>
              <w:rPr>
                <w:rFonts w:ascii="Courier" w:hAnsi="Courier" w:cs="Courier"/>
                <w:color w:val="000000"/>
                <w:sz w:val="20"/>
                <w:szCs w:val="20"/>
                <w:lang w:val="en-US" w:eastAsia="en-US"/>
              </w:rPr>
              <w:t>phnList</w:t>
            </w:r>
            <w:proofErr w:type="spellEnd"/>
            <w:r>
              <w:rPr>
                <w:rFonts w:ascii="Courier" w:hAnsi="Courier" w:cs="Courier"/>
                <w:color w:val="000000"/>
                <w:sz w:val="20"/>
                <w:szCs w:val="20"/>
                <w:lang w:val="en-US" w:eastAsia="en-US"/>
              </w:rPr>
              <w:t>)</w:t>
            </w:r>
          </w:p>
          <w:p w14:paraId="5F558856"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gramStart"/>
            <w:r>
              <w:rPr>
                <w:rFonts w:ascii="Courier" w:hAnsi="Courier" w:cs="Courier"/>
                <w:color w:val="000000"/>
                <w:sz w:val="20"/>
                <w:szCs w:val="20"/>
                <w:lang w:val="en-US" w:eastAsia="en-US"/>
              </w:rPr>
              <w:t>phoneme</w:t>
            </w:r>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phnList</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phonemeNum</w:t>
            </w:r>
            <w:proofErr w:type="spellEnd"/>
            <w:r>
              <w:rPr>
                <w:rFonts w:ascii="Courier" w:hAnsi="Courier" w:cs="Courier"/>
                <w:color w:val="000000"/>
                <w:sz w:val="20"/>
                <w:szCs w:val="20"/>
                <w:lang w:val="en-US" w:eastAsia="en-US"/>
              </w:rPr>
              <w:t>};</w:t>
            </w:r>
          </w:p>
          <w:p w14:paraId="6F5C3DA8"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r>
              <w:rPr>
                <w:rFonts w:ascii="Courier" w:hAnsi="Courier" w:cs="Courier"/>
                <w:color w:val="228B22"/>
                <w:sz w:val="20"/>
                <w:szCs w:val="20"/>
                <w:lang w:val="en-US" w:eastAsia="en-US"/>
              </w:rPr>
              <w:t xml:space="preserve">% </w:t>
            </w:r>
            <w:proofErr w:type="gramStart"/>
            <w:r>
              <w:rPr>
                <w:rFonts w:ascii="Courier" w:hAnsi="Courier" w:cs="Courier"/>
                <w:color w:val="228B22"/>
                <w:sz w:val="20"/>
                <w:szCs w:val="20"/>
                <w:lang w:val="en-US" w:eastAsia="en-US"/>
              </w:rPr>
              <w:t>find</w:t>
            </w:r>
            <w:proofErr w:type="gramEnd"/>
            <w:r>
              <w:rPr>
                <w:rFonts w:ascii="Courier" w:hAnsi="Courier" w:cs="Courier"/>
                <w:color w:val="228B22"/>
                <w:sz w:val="20"/>
                <w:szCs w:val="20"/>
                <w:lang w:val="en-US" w:eastAsia="en-US"/>
              </w:rPr>
              <w:t xml:space="preserve"> any present </w:t>
            </w:r>
            <w:proofErr w:type="spellStart"/>
            <w:r>
              <w:rPr>
                <w:rFonts w:ascii="Courier" w:hAnsi="Courier" w:cs="Courier"/>
                <w:color w:val="228B22"/>
                <w:sz w:val="20"/>
                <w:szCs w:val="20"/>
                <w:lang w:val="en-US" w:eastAsia="en-US"/>
              </w:rPr>
              <w:t>occurences</w:t>
            </w:r>
            <w:proofErr w:type="spellEnd"/>
            <w:r>
              <w:rPr>
                <w:rFonts w:ascii="Courier" w:hAnsi="Courier" w:cs="Courier"/>
                <w:color w:val="228B22"/>
                <w:sz w:val="20"/>
                <w:szCs w:val="20"/>
                <w:lang w:val="en-US" w:eastAsia="en-US"/>
              </w:rPr>
              <w:t xml:space="preserve"> of current phone</w:t>
            </w:r>
          </w:p>
          <w:p w14:paraId="40B63DE2"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proofErr w:type="gramStart"/>
            <w:r>
              <w:rPr>
                <w:rFonts w:ascii="Courier" w:hAnsi="Courier" w:cs="Courier"/>
                <w:color w:val="000000"/>
                <w:sz w:val="20"/>
                <w:szCs w:val="20"/>
                <w:lang w:val="en-US" w:eastAsia="en-US"/>
              </w:rPr>
              <w:t>phoneOccurences</w:t>
            </w:r>
            <w:proofErr w:type="spellEnd"/>
            <w:proofErr w:type="gramEnd"/>
            <w:r>
              <w:rPr>
                <w:rFonts w:ascii="Courier" w:hAnsi="Courier" w:cs="Courier"/>
                <w:color w:val="000000"/>
                <w:sz w:val="20"/>
                <w:szCs w:val="20"/>
                <w:lang w:val="en-US" w:eastAsia="en-US"/>
              </w:rPr>
              <w:t xml:space="preserve"> = find(</w:t>
            </w:r>
            <w:proofErr w:type="spellStart"/>
            <w:r>
              <w:rPr>
                <w:rFonts w:ascii="Courier" w:hAnsi="Courier" w:cs="Courier"/>
                <w:color w:val="000000"/>
                <w:sz w:val="20"/>
                <w:szCs w:val="20"/>
                <w:lang w:val="en-US" w:eastAsia="en-US"/>
              </w:rPr>
              <w:t>strcmp</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phoneme,recordingPhns</w:t>
            </w:r>
            <w:proofErr w:type="spellEnd"/>
            <w:r>
              <w:rPr>
                <w:rFonts w:ascii="Courier" w:hAnsi="Courier" w:cs="Courier"/>
                <w:color w:val="000000"/>
                <w:sz w:val="20"/>
                <w:szCs w:val="20"/>
                <w:lang w:val="en-US" w:eastAsia="en-US"/>
              </w:rPr>
              <w:t>));</w:t>
            </w:r>
          </w:p>
          <w:p w14:paraId="2A70D7A7"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gramStart"/>
            <w:r>
              <w:rPr>
                <w:rFonts w:ascii="Courier" w:hAnsi="Courier" w:cs="Courier"/>
                <w:color w:val="0000FF"/>
                <w:sz w:val="20"/>
                <w:szCs w:val="20"/>
                <w:lang w:val="en-US" w:eastAsia="en-US"/>
              </w:rPr>
              <w:t>for</w:t>
            </w:r>
            <w:proofErr w:type="gramEnd"/>
            <w:r>
              <w:rPr>
                <w:rFonts w:ascii="Courier" w:hAnsi="Courier" w:cs="Courier"/>
                <w:color w:val="000000"/>
                <w:sz w:val="20"/>
                <w:szCs w:val="20"/>
                <w:lang w:val="en-US" w:eastAsia="en-US"/>
              </w:rPr>
              <w:t xml:space="preserve"> l = </w:t>
            </w:r>
            <w:proofErr w:type="spellStart"/>
            <w:r>
              <w:rPr>
                <w:rFonts w:ascii="Courier" w:hAnsi="Courier" w:cs="Courier"/>
                <w:color w:val="000000"/>
                <w:sz w:val="20"/>
                <w:szCs w:val="20"/>
                <w:lang w:val="en-US" w:eastAsia="en-US"/>
              </w:rPr>
              <w:t>randperm</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numel</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phoneOccurences</w:t>
            </w:r>
            <w:proofErr w:type="spellEnd"/>
            <w:r>
              <w:rPr>
                <w:rFonts w:ascii="Courier" w:hAnsi="Courier" w:cs="Courier"/>
                <w:color w:val="000000"/>
                <w:sz w:val="20"/>
                <w:szCs w:val="20"/>
                <w:lang w:val="en-US" w:eastAsia="en-US"/>
              </w:rPr>
              <w:t>))</w:t>
            </w:r>
          </w:p>
          <w:p w14:paraId="460DDF42"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r>
              <w:rPr>
                <w:rFonts w:ascii="Courier" w:hAnsi="Courier" w:cs="Courier"/>
                <w:color w:val="228B22"/>
                <w:sz w:val="20"/>
                <w:szCs w:val="20"/>
                <w:lang w:val="en-US" w:eastAsia="en-US"/>
              </w:rPr>
              <w:t>%</w:t>
            </w:r>
            <w:proofErr w:type="gramStart"/>
            <w:r>
              <w:rPr>
                <w:rFonts w:ascii="Courier" w:hAnsi="Courier" w:cs="Courier"/>
                <w:color w:val="228B22"/>
                <w:sz w:val="20"/>
                <w:szCs w:val="20"/>
                <w:lang w:val="en-US" w:eastAsia="en-US"/>
              </w:rPr>
              <w:t>do</w:t>
            </w:r>
            <w:proofErr w:type="gramEnd"/>
            <w:r>
              <w:rPr>
                <w:rFonts w:ascii="Courier" w:hAnsi="Courier" w:cs="Courier"/>
                <w:color w:val="228B22"/>
                <w:sz w:val="20"/>
                <w:szCs w:val="20"/>
                <w:lang w:val="en-US" w:eastAsia="en-US"/>
              </w:rPr>
              <w:t xml:space="preserve"> we need more of this phoneme?</w:t>
            </w:r>
          </w:p>
          <w:p w14:paraId="1D3ACCA8"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gramStart"/>
            <w:r>
              <w:rPr>
                <w:rFonts w:ascii="Courier" w:hAnsi="Courier" w:cs="Courier"/>
                <w:color w:val="0000FF"/>
                <w:sz w:val="20"/>
                <w:szCs w:val="20"/>
                <w:lang w:val="en-US" w:eastAsia="en-US"/>
              </w:rPr>
              <w:t>if</w:t>
            </w:r>
            <w:proofErr w:type="gramEnd"/>
            <w:r>
              <w:rPr>
                <w:rFonts w:ascii="Courier" w:hAnsi="Courier" w:cs="Courier"/>
                <w:color w:val="000000"/>
                <w:sz w:val="20"/>
                <w:szCs w:val="20"/>
                <w:lang w:val="en-US" w:eastAsia="en-US"/>
              </w:rPr>
              <w:t xml:space="preserve"> </w:t>
            </w:r>
            <w:proofErr w:type="spellStart"/>
            <w:r>
              <w:rPr>
                <w:rFonts w:ascii="Courier" w:hAnsi="Courier" w:cs="Courier"/>
                <w:color w:val="000000"/>
                <w:sz w:val="20"/>
                <w:szCs w:val="20"/>
                <w:lang w:val="en-US" w:eastAsia="en-US"/>
              </w:rPr>
              <w:t>numel</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phonemeSamples</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phonemeNum</w:t>
            </w:r>
            <w:proofErr w:type="spellEnd"/>
            <w:r>
              <w:rPr>
                <w:rFonts w:ascii="Courier" w:hAnsi="Courier" w:cs="Courier"/>
                <w:color w:val="000000"/>
                <w:sz w:val="20"/>
                <w:szCs w:val="20"/>
                <w:lang w:val="en-US" w:eastAsia="en-US"/>
              </w:rPr>
              <w:t xml:space="preserve">}) &lt; </w:t>
            </w:r>
            <w:proofErr w:type="spellStart"/>
            <w:r>
              <w:rPr>
                <w:rFonts w:ascii="Courier" w:hAnsi="Courier" w:cs="Courier"/>
                <w:color w:val="000000"/>
                <w:sz w:val="20"/>
                <w:szCs w:val="20"/>
                <w:lang w:val="en-US" w:eastAsia="en-US"/>
              </w:rPr>
              <w:t>wavSamplesPerPhn</w:t>
            </w:r>
            <w:proofErr w:type="spellEnd"/>
          </w:p>
          <w:p w14:paraId="73CA0F29"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gramStart"/>
            <w:r>
              <w:rPr>
                <w:rFonts w:ascii="Courier" w:hAnsi="Courier" w:cs="Courier"/>
                <w:color w:val="000000"/>
                <w:sz w:val="20"/>
                <w:szCs w:val="20"/>
                <w:lang w:val="en-US" w:eastAsia="en-US"/>
              </w:rPr>
              <w:t>index</w:t>
            </w:r>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phoneOccurences</w:t>
            </w:r>
            <w:proofErr w:type="spellEnd"/>
            <w:r>
              <w:rPr>
                <w:rFonts w:ascii="Courier" w:hAnsi="Courier" w:cs="Courier"/>
                <w:color w:val="000000"/>
                <w:sz w:val="20"/>
                <w:szCs w:val="20"/>
                <w:lang w:val="en-US" w:eastAsia="en-US"/>
              </w:rPr>
              <w:t xml:space="preserve">(l); </w:t>
            </w:r>
            <w:r>
              <w:rPr>
                <w:rFonts w:ascii="Courier" w:hAnsi="Courier" w:cs="Courier"/>
                <w:color w:val="228B22"/>
                <w:sz w:val="20"/>
                <w:szCs w:val="20"/>
                <w:lang w:val="en-US" w:eastAsia="en-US"/>
              </w:rPr>
              <w:t xml:space="preserve">%for all </w:t>
            </w:r>
            <w:proofErr w:type="spellStart"/>
            <w:r>
              <w:rPr>
                <w:rFonts w:ascii="Courier" w:hAnsi="Courier" w:cs="Courier"/>
                <w:color w:val="228B22"/>
                <w:sz w:val="20"/>
                <w:szCs w:val="20"/>
                <w:lang w:val="en-US" w:eastAsia="en-US"/>
              </w:rPr>
              <w:t>occurences</w:t>
            </w:r>
            <w:proofErr w:type="spellEnd"/>
            <w:r>
              <w:rPr>
                <w:rFonts w:ascii="Courier" w:hAnsi="Courier" w:cs="Courier"/>
                <w:color w:val="228B22"/>
                <w:sz w:val="20"/>
                <w:szCs w:val="20"/>
                <w:lang w:val="en-US" w:eastAsia="en-US"/>
              </w:rPr>
              <w:t>, rand order</w:t>
            </w:r>
          </w:p>
          <w:p w14:paraId="29B498B3"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r>
              <w:rPr>
                <w:rFonts w:ascii="Courier" w:hAnsi="Courier" w:cs="Courier"/>
                <w:color w:val="228B22"/>
                <w:sz w:val="20"/>
                <w:szCs w:val="20"/>
                <w:lang w:val="en-US" w:eastAsia="en-US"/>
              </w:rPr>
              <w:t>%</w:t>
            </w:r>
            <w:proofErr w:type="gramStart"/>
            <w:r>
              <w:rPr>
                <w:rFonts w:ascii="Courier" w:hAnsi="Courier" w:cs="Courier"/>
                <w:color w:val="228B22"/>
                <w:sz w:val="20"/>
                <w:szCs w:val="20"/>
                <w:lang w:val="en-US" w:eastAsia="en-US"/>
              </w:rPr>
              <w:t>choose</w:t>
            </w:r>
            <w:proofErr w:type="gramEnd"/>
            <w:r>
              <w:rPr>
                <w:rFonts w:ascii="Courier" w:hAnsi="Courier" w:cs="Courier"/>
                <w:color w:val="228B22"/>
                <w:sz w:val="20"/>
                <w:szCs w:val="20"/>
                <w:lang w:val="en-US" w:eastAsia="en-US"/>
              </w:rPr>
              <w:t xml:space="preserve"> a random point to sample phoneme</w:t>
            </w:r>
          </w:p>
          <w:p w14:paraId="1052C7CC"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proofErr w:type="gramStart"/>
            <w:r>
              <w:rPr>
                <w:rFonts w:ascii="Courier" w:hAnsi="Courier" w:cs="Courier"/>
                <w:color w:val="000000"/>
                <w:sz w:val="20"/>
                <w:szCs w:val="20"/>
                <w:lang w:val="en-US" w:eastAsia="en-US"/>
              </w:rPr>
              <w:t>firstSamp</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startstops</w:t>
            </w:r>
            <w:proofErr w:type="spellEnd"/>
            <w:r>
              <w:rPr>
                <w:rFonts w:ascii="Courier" w:hAnsi="Courier" w:cs="Courier"/>
                <w:color w:val="000000"/>
                <w:sz w:val="20"/>
                <w:szCs w:val="20"/>
                <w:lang w:val="en-US" w:eastAsia="en-US"/>
              </w:rPr>
              <w:t>(index,1);</w:t>
            </w:r>
          </w:p>
          <w:p w14:paraId="52C79C7F"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proofErr w:type="gramStart"/>
            <w:r>
              <w:rPr>
                <w:rFonts w:ascii="Courier" w:hAnsi="Courier" w:cs="Courier"/>
                <w:color w:val="000000"/>
                <w:sz w:val="20"/>
                <w:szCs w:val="20"/>
                <w:lang w:val="en-US" w:eastAsia="en-US"/>
              </w:rPr>
              <w:t>lastSamp</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startstops</w:t>
            </w:r>
            <w:proofErr w:type="spellEnd"/>
            <w:r>
              <w:rPr>
                <w:rFonts w:ascii="Courier" w:hAnsi="Courier" w:cs="Courier"/>
                <w:color w:val="000000"/>
                <w:sz w:val="20"/>
                <w:szCs w:val="20"/>
                <w:lang w:val="en-US" w:eastAsia="en-US"/>
              </w:rPr>
              <w:t>(index,2);</w:t>
            </w:r>
          </w:p>
          <w:p w14:paraId="4ECBA79A"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gramStart"/>
            <w:r>
              <w:rPr>
                <w:rFonts w:ascii="Courier" w:hAnsi="Courier" w:cs="Courier"/>
                <w:color w:val="0000FF"/>
                <w:sz w:val="20"/>
                <w:szCs w:val="20"/>
                <w:lang w:val="en-US" w:eastAsia="en-US"/>
              </w:rPr>
              <w:t>if</w:t>
            </w:r>
            <w:proofErr w:type="gramEnd"/>
            <w:r>
              <w:rPr>
                <w:rFonts w:ascii="Courier" w:hAnsi="Courier" w:cs="Courier"/>
                <w:color w:val="000000"/>
                <w:sz w:val="20"/>
                <w:szCs w:val="20"/>
                <w:lang w:val="en-US" w:eastAsia="en-US"/>
              </w:rPr>
              <w:t xml:space="preserve"> </w:t>
            </w:r>
            <w:proofErr w:type="spellStart"/>
            <w:r>
              <w:rPr>
                <w:rFonts w:ascii="Courier" w:hAnsi="Courier" w:cs="Courier"/>
                <w:color w:val="000000"/>
                <w:sz w:val="20"/>
                <w:szCs w:val="20"/>
                <w:lang w:val="en-US" w:eastAsia="en-US"/>
              </w:rPr>
              <w:t>lastSamp-firstSamp</w:t>
            </w:r>
            <w:proofErr w:type="spellEnd"/>
            <w:r>
              <w:rPr>
                <w:rFonts w:ascii="Courier" w:hAnsi="Courier" w:cs="Courier"/>
                <w:color w:val="000000"/>
                <w:sz w:val="20"/>
                <w:szCs w:val="20"/>
                <w:lang w:val="en-US" w:eastAsia="en-US"/>
              </w:rPr>
              <w:t xml:space="preserve"> &gt; </w:t>
            </w:r>
            <w:proofErr w:type="spellStart"/>
            <w:r>
              <w:rPr>
                <w:rFonts w:ascii="Courier" w:hAnsi="Courier" w:cs="Courier"/>
                <w:color w:val="000000"/>
                <w:sz w:val="20"/>
                <w:szCs w:val="20"/>
                <w:lang w:val="en-US" w:eastAsia="en-US"/>
              </w:rPr>
              <w:t>numSamples</w:t>
            </w:r>
            <w:proofErr w:type="spellEnd"/>
          </w:p>
          <w:p w14:paraId="75E99542"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proofErr w:type="gramStart"/>
            <w:r>
              <w:rPr>
                <w:rFonts w:ascii="Courier" w:hAnsi="Courier" w:cs="Courier"/>
                <w:color w:val="000000"/>
                <w:sz w:val="20"/>
                <w:szCs w:val="20"/>
                <w:lang w:val="en-US" w:eastAsia="en-US"/>
              </w:rPr>
              <w:t>samplestart</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randi</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firstSamp</w:t>
            </w:r>
            <w:proofErr w:type="spellEnd"/>
            <w:r>
              <w:rPr>
                <w:rFonts w:ascii="Courier" w:hAnsi="Courier" w:cs="Courier"/>
                <w:color w:val="000000"/>
                <w:sz w:val="20"/>
                <w:szCs w:val="20"/>
                <w:lang w:val="en-US" w:eastAsia="en-US"/>
              </w:rPr>
              <w:t xml:space="preserve"> </w:t>
            </w:r>
            <w:proofErr w:type="spellStart"/>
            <w:r>
              <w:rPr>
                <w:rFonts w:ascii="Courier" w:hAnsi="Courier" w:cs="Courier"/>
                <w:color w:val="000000"/>
                <w:sz w:val="20"/>
                <w:szCs w:val="20"/>
                <w:lang w:val="en-US" w:eastAsia="en-US"/>
              </w:rPr>
              <w:t>lastSamp-numSamples</w:t>
            </w:r>
            <w:proofErr w:type="spellEnd"/>
            <w:r>
              <w:rPr>
                <w:rFonts w:ascii="Courier" w:hAnsi="Courier" w:cs="Courier"/>
                <w:color w:val="000000"/>
                <w:sz w:val="20"/>
                <w:szCs w:val="20"/>
                <w:lang w:val="en-US" w:eastAsia="en-US"/>
              </w:rPr>
              <w:t>]);</w:t>
            </w:r>
          </w:p>
          <w:p w14:paraId="1D100EC6"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proofErr w:type="gramStart"/>
            <w:r>
              <w:rPr>
                <w:rFonts w:ascii="Courier" w:hAnsi="Courier" w:cs="Courier"/>
                <w:color w:val="000000"/>
                <w:sz w:val="20"/>
                <w:szCs w:val="20"/>
                <w:lang w:val="en-US" w:eastAsia="en-US"/>
              </w:rPr>
              <w:t>samplePoints</w:t>
            </w:r>
            <w:proofErr w:type="spellEnd"/>
            <w:proofErr w:type="gramEnd"/>
            <w:r>
              <w:rPr>
                <w:rFonts w:ascii="Courier" w:hAnsi="Courier" w:cs="Courier"/>
                <w:color w:val="000000"/>
                <w:sz w:val="20"/>
                <w:szCs w:val="20"/>
                <w:lang w:val="en-US" w:eastAsia="en-US"/>
              </w:rPr>
              <w:t xml:space="preserve"> = samplestart:samplestart+numSamples-1;</w:t>
            </w:r>
          </w:p>
          <w:p w14:paraId="0C1376E8"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gramStart"/>
            <w:r>
              <w:rPr>
                <w:rFonts w:ascii="Courier" w:hAnsi="Courier" w:cs="Courier"/>
                <w:color w:val="0000FF"/>
                <w:sz w:val="20"/>
                <w:szCs w:val="20"/>
                <w:lang w:val="en-US" w:eastAsia="en-US"/>
              </w:rPr>
              <w:t>else</w:t>
            </w:r>
            <w:proofErr w:type="gramEnd"/>
          </w:p>
          <w:p w14:paraId="61C565DD"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proofErr w:type="gramStart"/>
            <w:r>
              <w:rPr>
                <w:rFonts w:ascii="Courier" w:hAnsi="Courier" w:cs="Courier"/>
                <w:color w:val="000000"/>
                <w:sz w:val="20"/>
                <w:szCs w:val="20"/>
                <w:lang w:val="en-US" w:eastAsia="en-US"/>
              </w:rPr>
              <w:t>samplePoints</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firstSamp:lastSamp</w:t>
            </w:r>
            <w:proofErr w:type="spellEnd"/>
            <w:r>
              <w:rPr>
                <w:rFonts w:ascii="Courier" w:hAnsi="Courier" w:cs="Courier"/>
                <w:color w:val="000000"/>
                <w:sz w:val="20"/>
                <w:szCs w:val="20"/>
                <w:lang w:val="en-US" w:eastAsia="en-US"/>
              </w:rPr>
              <w:t>;</w:t>
            </w:r>
          </w:p>
          <w:p w14:paraId="6CE1C957"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gramStart"/>
            <w:r>
              <w:rPr>
                <w:rFonts w:ascii="Courier" w:hAnsi="Courier" w:cs="Courier"/>
                <w:color w:val="0000FF"/>
                <w:sz w:val="20"/>
                <w:szCs w:val="20"/>
                <w:lang w:val="en-US" w:eastAsia="en-US"/>
              </w:rPr>
              <w:t>end</w:t>
            </w:r>
            <w:proofErr w:type="gramEnd"/>
          </w:p>
          <w:p w14:paraId="2CF60AB0"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proofErr w:type="gramStart"/>
            <w:r>
              <w:rPr>
                <w:rFonts w:ascii="Courier" w:hAnsi="Courier" w:cs="Courier"/>
                <w:color w:val="000000"/>
                <w:sz w:val="20"/>
                <w:szCs w:val="20"/>
                <w:lang w:val="en-US" w:eastAsia="en-US"/>
              </w:rPr>
              <w:t>phonemeSamples</w:t>
            </w:r>
            <w:proofErr w:type="spellEnd"/>
            <w:proofErr w:type="gram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phonemeNum</w:t>
            </w:r>
            <w:proofErr w:type="spellEnd"/>
            <w:r>
              <w:rPr>
                <w:rFonts w:ascii="Courier" w:hAnsi="Courier" w:cs="Courier"/>
                <w:color w:val="000000"/>
                <w:sz w:val="20"/>
                <w:szCs w:val="20"/>
                <w:lang w:val="en-US" w:eastAsia="en-US"/>
              </w:rPr>
              <w:t>}{end+1} = y(</w:t>
            </w:r>
            <w:proofErr w:type="spellStart"/>
            <w:r>
              <w:rPr>
                <w:rFonts w:ascii="Courier" w:hAnsi="Courier" w:cs="Courier"/>
                <w:color w:val="000000"/>
                <w:sz w:val="20"/>
                <w:szCs w:val="20"/>
                <w:lang w:val="en-US" w:eastAsia="en-US"/>
              </w:rPr>
              <w:t>samplePoints</w:t>
            </w:r>
            <w:proofErr w:type="spellEnd"/>
            <w:r>
              <w:rPr>
                <w:rFonts w:ascii="Courier" w:hAnsi="Courier" w:cs="Courier"/>
                <w:color w:val="000000"/>
                <w:sz w:val="20"/>
                <w:szCs w:val="20"/>
                <w:lang w:val="en-US" w:eastAsia="en-US"/>
              </w:rPr>
              <w:t>);</w:t>
            </w:r>
          </w:p>
          <w:p w14:paraId="7604D3FB"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gramStart"/>
            <w:r>
              <w:rPr>
                <w:rFonts w:ascii="Courier" w:hAnsi="Courier" w:cs="Courier"/>
                <w:color w:val="0000FF"/>
                <w:sz w:val="20"/>
                <w:szCs w:val="20"/>
                <w:lang w:val="en-US" w:eastAsia="en-US"/>
              </w:rPr>
              <w:t>end</w:t>
            </w:r>
            <w:proofErr w:type="gramEnd"/>
          </w:p>
          <w:p w14:paraId="3245406A"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gramStart"/>
            <w:r>
              <w:rPr>
                <w:rFonts w:ascii="Courier" w:hAnsi="Courier" w:cs="Courier"/>
                <w:color w:val="0000FF"/>
                <w:sz w:val="20"/>
                <w:szCs w:val="20"/>
                <w:lang w:val="en-US" w:eastAsia="en-US"/>
              </w:rPr>
              <w:t>end</w:t>
            </w:r>
            <w:proofErr w:type="gramEnd"/>
          </w:p>
          <w:p w14:paraId="25C502A5"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gramStart"/>
            <w:r>
              <w:rPr>
                <w:rFonts w:ascii="Courier" w:hAnsi="Courier" w:cs="Courier"/>
                <w:color w:val="0000FF"/>
                <w:sz w:val="20"/>
                <w:szCs w:val="20"/>
                <w:lang w:val="en-US" w:eastAsia="en-US"/>
              </w:rPr>
              <w:t>end</w:t>
            </w:r>
            <w:proofErr w:type="gramEnd"/>
          </w:p>
          <w:p w14:paraId="479B8E2D" w14:textId="1E4E2292" w:rsidR="00C30B96" w:rsidRP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FF"/>
                <w:sz w:val="20"/>
                <w:szCs w:val="20"/>
                <w:lang w:val="en-US" w:eastAsia="en-US"/>
              </w:rPr>
              <w:t>end</w:t>
            </w:r>
            <w:proofErr w:type="gramEnd"/>
          </w:p>
        </w:tc>
      </w:tr>
    </w:tbl>
    <w:p w14:paraId="6636C0F0" w14:textId="77777777" w:rsidR="00C30B96" w:rsidRDefault="00C30B96" w:rsidP="004565CC"/>
    <w:p w14:paraId="3691025F" w14:textId="52240A0F" w:rsidR="00C30B96" w:rsidRDefault="00C30B96" w:rsidP="004565CC">
      <w:r>
        <w:t xml:space="preserve">File: </w:t>
      </w:r>
      <w:proofErr w:type="spellStart"/>
      <w:r>
        <w:t>getPhnData.m</w:t>
      </w:r>
      <w:proofErr w:type="spellEnd"/>
    </w:p>
    <w:p w14:paraId="40D1CB32" w14:textId="77777777" w:rsidR="00C30B96" w:rsidRPr="004565CC" w:rsidRDefault="00C30B96" w:rsidP="004565CC"/>
    <w:tbl>
      <w:tblPr>
        <w:tblStyle w:val="TableGrid"/>
        <w:tblW w:w="0" w:type="auto"/>
        <w:tblLook w:val="04A0" w:firstRow="1" w:lastRow="0" w:firstColumn="1" w:lastColumn="0" w:noHBand="0" w:noVBand="1"/>
      </w:tblPr>
      <w:tblGrid>
        <w:gridCol w:w="14218"/>
      </w:tblGrid>
      <w:tr w:rsidR="00C30B96" w14:paraId="394A8BAE" w14:textId="77777777" w:rsidTr="00C30B96">
        <w:tc>
          <w:tcPr>
            <w:tcW w:w="14218" w:type="dxa"/>
          </w:tcPr>
          <w:p w14:paraId="4582EA00"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FF"/>
                <w:sz w:val="20"/>
                <w:szCs w:val="20"/>
                <w:lang w:val="en-US" w:eastAsia="en-US"/>
              </w:rPr>
              <w:t>function</w:t>
            </w:r>
            <w:proofErr w:type="gramEnd"/>
            <w:r>
              <w:rPr>
                <w:rFonts w:ascii="Courier" w:hAnsi="Courier" w:cs="Courier"/>
                <w:color w:val="000000"/>
                <w:sz w:val="20"/>
                <w:szCs w:val="20"/>
                <w:lang w:val="en-US" w:eastAsia="en-US"/>
              </w:rPr>
              <w:t xml:space="preserve"> [</w:t>
            </w:r>
            <w:proofErr w:type="spellStart"/>
            <w:r>
              <w:rPr>
                <w:rFonts w:ascii="Courier" w:hAnsi="Courier" w:cs="Courier"/>
                <w:color w:val="000000"/>
                <w:sz w:val="20"/>
                <w:szCs w:val="20"/>
                <w:lang w:val="en-US" w:eastAsia="en-US"/>
              </w:rPr>
              <w:t>phones,startstops</w:t>
            </w:r>
            <w:proofErr w:type="spell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getPhnData</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fname</w:t>
            </w:r>
            <w:proofErr w:type="spellEnd"/>
            <w:r>
              <w:rPr>
                <w:rFonts w:ascii="Courier" w:hAnsi="Courier" w:cs="Courier"/>
                <w:color w:val="000000"/>
                <w:sz w:val="20"/>
                <w:szCs w:val="20"/>
                <w:lang w:val="en-US" w:eastAsia="en-US"/>
              </w:rPr>
              <w:t>)</w:t>
            </w:r>
          </w:p>
          <w:p w14:paraId="4A57CA4E"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GETPHNDATA get a file list of </w:t>
            </w:r>
            <w:proofErr w:type="spellStart"/>
            <w:r>
              <w:rPr>
                <w:rFonts w:ascii="Courier" w:hAnsi="Courier" w:cs="Courier"/>
                <w:color w:val="228B22"/>
                <w:sz w:val="20"/>
                <w:szCs w:val="20"/>
                <w:lang w:val="en-US" w:eastAsia="en-US"/>
              </w:rPr>
              <w:t>phn</w:t>
            </w:r>
            <w:proofErr w:type="spellEnd"/>
            <w:r>
              <w:rPr>
                <w:rFonts w:ascii="Courier" w:hAnsi="Courier" w:cs="Courier"/>
                <w:color w:val="228B22"/>
                <w:sz w:val="20"/>
                <w:szCs w:val="20"/>
                <w:lang w:val="en-US" w:eastAsia="en-US"/>
              </w:rPr>
              <w:t xml:space="preserve"> and wav files for a speaker.</w:t>
            </w:r>
          </w:p>
          <w:p w14:paraId="24F8F70B"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gramStart"/>
            <w:r>
              <w:rPr>
                <w:rFonts w:ascii="Courier" w:hAnsi="Courier" w:cs="Courier"/>
                <w:color w:val="228B22"/>
                <w:sz w:val="20"/>
                <w:szCs w:val="20"/>
                <w:lang w:val="en-US" w:eastAsia="en-US"/>
              </w:rPr>
              <w:t>directory</w:t>
            </w:r>
            <w:proofErr w:type="gramEnd"/>
            <w:r>
              <w:rPr>
                <w:rFonts w:ascii="Courier" w:hAnsi="Courier" w:cs="Courier"/>
                <w:color w:val="228B22"/>
                <w:sz w:val="20"/>
                <w:szCs w:val="20"/>
                <w:lang w:val="en-US" w:eastAsia="en-US"/>
              </w:rPr>
              <w:t xml:space="preserve"> is the directory speaker folders are located in.</w:t>
            </w:r>
          </w:p>
          <w:p w14:paraId="7E2A1944"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spellStart"/>
            <w:proofErr w:type="gramStart"/>
            <w:r>
              <w:rPr>
                <w:rFonts w:ascii="Courier" w:hAnsi="Courier" w:cs="Courier"/>
                <w:color w:val="228B22"/>
                <w:sz w:val="20"/>
                <w:szCs w:val="20"/>
                <w:lang w:val="en-US" w:eastAsia="en-US"/>
              </w:rPr>
              <w:t>speakerName</w:t>
            </w:r>
            <w:proofErr w:type="spellEnd"/>
            <w:proofErr w:type="gramEnd"/>
            <w:r>
              <w:rPr>
                <w:rFonts w:ascii="Courier" w:hAnsi="Courier" w:cs="Courier"/>
                <w:color w:val="228B22"/>
                <w:sz w:val="20"/>
                <w:szCs w:val="20"/>
                <w:lang w:val="en-US" w:eastAsia="en-US"/>
              </w:rPr>
              <w:t xml:space="preserve"> is the id names of the speaker</w:t>
            </w:r>
          </w:p>
          <w:p w14:paraId="30182F5A"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spellStart"/>
            <w:proofErr w:type="gramStart"/>
            <w:r>
              <w:rPr>
                <w:rFonts w:ascii="Courier" w:hAnsi="Courier" w:cs="Courier"/>
                <w:color w:val="228B22"/>
                <w:sz w:val="20"/>
                <w:szCs w:val="20"/>
                <w:lang w:val="en-US" w:eastAsia="en-US"/>
              </w:rPr>
              <w:t>phnFiles</w:t>
            </w:r>
            <w:proofErr w:type="spellEnd"/>
            <w:proofErr w:type="gramEnd"/>
            <w:r>
              <w:rPr>
                <w:rFonts w:ascii="Courier" w:hAnsi="Courier" w:cs="Courier"/>
                <w:color w:val="228B22"/>
                <w:sz w:val="20"/>
                <w:szCs w:val="20"/>
                <w:lang w:val="en-US" w:eastAsia="en-US"/>
              </w:rPr>
              <w:t xml:space="preserve"> and </w:t>
            </w:r>
            <w:proofErr w:type="spellStart"/>
            <w:r>
              <w:rPr>
                <w:rFonts w:ascii="Courier" w:hAnsi="Courier" w:cs="Courier"/>
                <w:color w:val="228B22"/>
                <w:sz w:val="20"/>
                <w:szCs w:val="20"/>
                <w:lang w:val="en-US" w:eastAsia="en-US"/>
              </w:rPr>
              <w:t>wavFiles</w:t>
            </w:r>
            <w:proofErr w:type="spellEnd"/>
            <w:r>
              <w:rPr>
                <w:rFonts w:ascii="Courier" w:hAnsi="Courier" w:cs="Courier"/>
                <w:color w:val="228B22"/>
                <w:sz w:val="20"/>
                <w:szCs w:val="20"/>
                <w:lang w:val="en-US" w:eastAsia="en-US"/>
              </w:rPr>
              <w:t xml:space="preserve"> are arrays of directory structures.</w:t>
            </w:r>
          </w:p>
          <w:p w14:paraId="2ADD6E08"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currentRecPhnFID</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fopen</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fname</w:t>
            </w:r>
            <w:proofErr w:type="spellEnd"/>
            <w:r>
              <w:rPr>
                <w:rFonts w:ascii="Courier" w:hAnsi="Courier" w:cs="Courier"/>
                <w:color w:val="000000"/>
                <w:sz w:val="20"/>
                <w:szCs w:val="20"/>
                <w:lang w:val="en-US" w:eastAsia="en-US"/>
              </w:rPr>
              <w:t>);</w:t>
            </w:r>
          </w:p>
          <w:p w14:paraId="0BD2F6AF"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phnData</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textscan</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currentRecPhnFID</w:t>
            </w:r>
            <w:proofErr w:type="spellEnd"/>
            <w:r>
              <w:rPr>
                <w:rFonts w:ascii="Courier" w:hAnsi="Courier" w:cs="Courier"/>
                <w:color w:val="000000"/>
                <w:sz w:val="20"/>
                <w:szCs w:val="20"/>
                <w:lang w:val="en-US" w:eastAsia="en-US"/>
              </w:rPr>
              <w:t>,</w:t>
            </w:r>
            <w:r>
              <w:rPr>
                <w:rFonts w:ascii="Courier" w:hAnsi="Courier" w:cs="Courier"/>
                <w:color w:val="A020F0"/>
                <w:sz w:val="20"/>
                <w:szCs w:val="20"/>
                <w:lang w:val="en-US" w:eastAsia="en-US"/>
              </w:rPr>
              <w:t>'%u %u %</w:t>
            </w:r>
            <w:proofErr w:type="spellStart"/>
            <w:r>
              <w:rPr>
                <w:rFonts w:ascii="Courier" w:hAnsi="Courier" w:cs="Courier"/>
                <w:color w:val="A020F0"/>
                <w:sz w:val="20"/>
                <w:szCs w:val="20"/>
                <w:lang w:val="en-US" w:eastAsia="en-US"/>
              </w:rPr>
              <w:t>s'</w:t>
            </w:r>
            <w:r>
              <w:rPr>
                <w:rFonts w:ascii="Courier" w:hAnsi="Courier" w:cs="Courier"/>
                <w:color w:val="000000"/>
                <w:sz w:val="20"/>
                <w:szCs w:val="20"/>
                <w:lang w:val="en-US" w:eastAsia="en-US"/>
              </w:rPr>
              <w:t>,</w:t>
            </w:r>
            <w:r>
              <w:rPr>
                <w:rFonts w:ascii="Courier" w:hAnsi="Courier" w:cs="Courier"/>
                <w:color w:val="A020F0"/>
                <w:sz w:val="20"/>
                <w:szCs w:val="20"/>
                <w:lang w:val="en-US" w:eastAsia="en-US"/>
              </w:rPr>
              <w:t>'delimiter</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w:t>
            </w:r>
            <w:r>
              <w:rPr>
                <w:rFonts w:ascii="Courier" w:hAnsi="Courier" w:cs="Courier"/>
                <w:color w:val="A020F0"/>
                <w:sz w:val="20"/>
                <w:szCs w:val="20"/>
                <w:lang w:val="en-US" w:eastAsia="en-US"/>
              </w:rPr>
              <w:t>'\t'</w:t>
            </w:r>
            <w:r>
              <w:rPr>
                <w:rFonts w:ascii="Courier" w:hAnsi="Courier" w:cs="Courier"/>
                <w:color w:val="000000"/>
                <w:sz w:val="20"/>
                <w:szCs w:val="20"/>
                <w:lang w:val="en-US" w:eastAsia="en-US"/>
              </w:rPr>
              <w:t>);</w:t>
            </w:r>
          </w:p>
          <w:p w14:paraId="374E5FE2"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fclose</w:t>
            </w:r>
            <w:proofErr w:type="spellEnd"/>
            <w:proofErr w:type="gram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currentRecPhnFID</w:t>
            </w:r>
            <w:proofErr w:type="spellEnd"/>
            <w:r>
              <w:rPr>
                <w:rFonts w:ascii="Courier" w:hAnsi="Courier" w:cs="Courier"/>
                <w:color w:val="000000"/>
                <w:sz w:val="20"/>
                <w:szCs w:val="20"/>
                <w:lang w:val="en-US" w:eastAsia="en-US"/>
              </w:rPr>
              <w:t>);</w:t>
            </w:r>
          </w:p>
          <w:p w14:paraId="54C11F71"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00"/>
                <w:sz w:val="20"/>
                <w:szCs w:val="20"/>
                <w:lang w:val="en-US" w:eastAsia="en-US"/>
              </w:rPr>
              <w:t>phones</w:t>
            </w:r>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phnData</w:t>
            </w:r>
            <w:proofErr w:type="spellEnd"/>
            <w:r>
              <w:rPr>
                <w:rFonts w:ascii="Courier" w:hAnsi="Courier" w:cs="Courier"/>
                <w:color w:val="000000"/>
                <w:sz w:val="20"/>
                <w:szCs w:val="20"/>
                <w:lang w:val="en-US" w:eastAsia="en-US"/>
              </w:rPr>
              <w:t>{3};</w:t>
            </w:r>
          </w:p>
          <w:p w14:paraId="33EA2998" w14:textId="21ECF33A" w:rsidR="00C30B96" w:rsidRP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startstops</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phnData</w:t>
            </w:r>
            <w:proofErr w:type="spellEnd"/>
            <w:r>
              <w:rPr>
                <w:rFonts w:ascii="Courier" w:hAnsi="Courier" w:cs="Courier"/>
                <w:color w:val="000000"/>
                <w:sz w:val="20"/>
                <w:szCs w:val="20"/>
                <w:lang w:val="en-US" w:eastAsia="en-US"/>
              </w:rPr>
              <w:t xml:space="preserve">{1}+1 </w:t>
            </w:r>
            <w:proofErr w:type="spellStart"/>
            <w:r>
              <w:rPr>
                <w:rFonts w:ascii="Courier" w:hAnsi="Courier" w:cs="Courier"/>
                <w:color w:val="000000"/>
                <w:sz w:val="20"/>
                <w:szCs w:val="20"/>
                <w:lang w:val="en-US" w:eastAsia="en-US"/>
              </w:rPr>
              <w:t>phnData</w:t>
            </w:r>
            <w:proofErr w:type="spellEnd"/>
            <w:r>
              <w:rPr>
                <w:rFonts w:ascii="Courier" w:hAnsi="Courier" w:cs="Courier"/>
                <w:color w:val="000000"/>
                <w:sz w:val="20"/>
                <w:szCs w:val="20"/>
                <w:lang w:val="en-US" w:eastAsia="en-US"/>
              </w:rPr>
              <w:t>{2}+1];</w:t>
            </w:r>
          </w:p>
        </w:tc>
      </w:tr>
    </w:tbl>
    <w:p w14:paraId="5D16E38A" w14:textId="4BA2D4FD" w:rsidR="00C30B96" w:rsidRDefault="00C30B96" w:rsidP="004565CC"/>
    <w:p w14:paraId="1A3BAFE5" w14:textId="31BC9775" w:rsidR="00C30B96" w:rsidRDefault="00C30B96" w:rsidP="004565CC">
      <w:r>
        <w:t xml:space="preserve">File: </w:t>
      </w:r>
      <w:proofErr w:type="spellStart"/>
      <w:r>
        <w:t>getSpeakerFiles.m</w:t>
      </w:r>
      <w:proofErr w:type="spellEnd"/>
    </w:p>
    <w:tbl>
      <w:tblPr>
        <w:tblStyle w:val="TableGrid"/>
        <w:tblW w:w="0" w:type="auto"/>
        <w:tblLook w:val="04A0" w:firstRow="1" w:lastRow="0" w:firstColumn="1" w:lastColumn="0" w:noHBand="0" w:noVBand="1"/>
      </w:tblPr>
      <w:tblGrid>
        <w:gridCol w:w="14218"/>
      </w:tblGrid>
      <w:tr w:rsidR="00C30B96" w14:paraId="732E2813" w14:textId="77777777" w:rsidTr="00C30B96">
        <w:tc>
          <w:tcPr>
            <w:tcW w:w="14218" w:type="dxa"/>
          </w:tcPr>
          <w:p w14:paraId="22488EC1"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FF"/>
                <w:sz w:val="20"/>
                <w:szCs w:val="20"/>
                <w:lang w:val="en-US" w:eastAsia="en-US"/>
              </w:rPr>
              <w:t>function</w:t>
            </w:r>
            <w:proofErr w:type="gramEnd"/>
            <w:r>
              <w:rPr>
                <w:rFonts w:ascii="Courier" w:hAnsi="Courier" w:cs="Courier"/>
                <w:color w:val="000000"/>
                <w:sz w:val="20"/>
                <w:szCs w:val="20"/>
                <w:lang w:val="en-US" w:eastAsia="en-US"/>
              </w:rPr>
              <w:t xml:space="preserve"> [</w:t>
            </w:r>
            <w:proofErr w:type="spellStart"/>
            <w:r>
              <w:rPr>
                <w:rFonts w:ascii="Courier" w:hAnsi="Courier" w:cs="Courier"/>
                <w:color w:val="000000"/>
                <w:sz w:val="20"/>
                <w:szCs w:val="20"/>
                <w:lang w:val="en-US" w:eastAsia="en-US"/>
              </w:rPr>
              <w:t>phnFiles,wavFiles</w:t>
            </w:r>
            <w:proofErr w:type="spell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getSpeakerFiles</w:t>
            </w:r>
            <w:proofErr w:type="spellEnd"/>
            <w:r>
              <w:rPr>
                <w:rFonts w:ascii="Courier" w:hAnsi="Courier" w:cs="Courier"/>
                <w:color w:val="000000"/>
                <w:sz w:val="20"/>
                <w:szCs w:val="20"/>
                <w:lang w:val="en-US" w:eastAsia="en-US"/>
              </w:rPr>
              <w:t>(</w:t>
            </w:r>
            <w:proofErr w:type="spellStart"/>
            <w:r>
              <w:rPr>
                <w:rFonts w:ascii="Courier" w:hAnsi="Courier" w:cs="Courier"/>
                <w:color w:val="000000"/>
                <w:sz w:val="20"/>
                <w:szCs w:val="20"/>
                <w:lang w:val="en-US" w:eastAsia="en-US"/>
              </w:rPr>
              <w:t>directory,speakerName</w:t>
            </w:r>
            <w:proofErr w:type="spellEnd"/>
            <w:r>
              <w:rPr>
                <w:rFonts w:ascii="Courier" w:hAnsi="Courier" w:cs="Courier"/>
                <w:color w:val="000000"/>
                <w:sz w:val="20"/>
                <w:szCs w:val="20"/>
                <w:lang w:val="en-US" w:eastAsia="en-US"/>
              </w:rPr>
              <w:t>)</w:t>
            </w:r>
          </w:p>
          <w:p w14:paraId="54994878"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GETSPEAKERFILES get a file list of </w:t>
            </w:r>
            <w:proofErr w:type="spellStart"/>
            <w:r>
              <w:rPr>
                <w:rFonts w:ascii="Courier" w:hAnsi="Courier" w:cs="Courier"/>
                <w:color w:val="228B22"/>
                <w:sz w:val="20"/>
                <w:szCs w:val="20"/>
                <w:lang w:val="en-US" w:eastAsia="en-US"/>
              </w:rPr>
              <w:t>phn</w:t>
            </w:r>
            <w:proofErr w:type="spellEnd"/>
            <w:r>
              <w:rPr>
                <w:rFonts w:ascii="Courier" w:hAnsi="Courier" w:cs="Courier"/>
                <w:color w:val="228B22"/>
                <w:sz w:val="20"/>
                <w:szCs w:val="20"/>
                <w:lang w:val="en-US" w:eastAsia="en-US"/>
              </w:rPr>
              <w:t xml:space="preserve"> and wav files for a speaker.</w:t>
            </w:r>
          </w:p>
          <w:p w14:paraId="177E12F1"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gramStart"/>
            <w:r>
              <w:rPr>
                <w:rFonts w:ascii="Courier" w:hAnsi="Courier" w:cs="Courier"/>
                <w:color w:val="228B22"/>
                <w:sz w:val="20"/>
                <w:szCs w:val="20"/>
                <w:lang w:val="en-US" w:eastAsia="en-US"/>
              </w:rPr>
              <w:t>directory</w:t>
            </w:r>
            <w:proofErr w:type="gramEnd"/>
            <w:r>
              <w:rPr>
                <w:rFonts w:ascii="Courier" w:hAnsi="Courier" w:cs="Courier"/>
                <w:color w:val="228B22"/>
                <w:sz w:val="20"/>
                <w:szCs w:val="20"/>
                <w:lang w:val="en-US" w:eastAsia="en-US"/>
              </w:rPr>
              <w:t xml:space="preserve"> is the directory speaker folders are located in.</w:t>
            </w:r>
          </w:p>
          <w:p w14:paraId="5AA957E1"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spellStart"/>
            <w:proofErr w:type="gramStart"/>
            <w:r>
              <w:rPr>
                <w:rFonts w:ascii="Courier" w:hAnsi="Courier" w:cs="Courier"/>
                <w:color w:val="228B22"/>
                <w:sz w:val="20"/>
                <w:szCs w:val="20"/>
                <w:lang w:val="en-US" w:eastAsia="en-US"/>
              </w:rPr>
              <w:t>speakerName</w:t>
            </w:r>
            <w:proofErr w:type="spellEnd"/>
            <w:proofErr w:type="gramEnd"/>
            <w:r>
              <w:rPr>
                <w:rFonts w:ascii="Courier" w:hAnsi="Courier" w:cs="Courier"/>
                <w:color w:val="228B22"/>
                <w:sz w:val="20"/>
                <w:szCs w:val="20"/>
                <w:lang w:val="en-US" w:eastAsia="en-US"/>
              </w:rPr>
              <w:t xml:space="preserve"> is the id names of the speaker</w:t>
            </w:r>
          </w:p>
          <w:p w14:paraId="2D9D32A6"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228B22"/>
                <w:sz w:val="20"/>
                <w:szCs w:val="20"/>
                <w:lang w:val="en-US" w:eastAsia="en-US"/>
              </w:rPr>
              <w:t xml:space="preserve">%   </w:t>
            </w:r>
            <w:proofErr w:type="spellStart"/>
            <w:proofErr w:type="gramStart"/>
            <w:r>
              <w:rPr>
                <w:rFonts w:ascii="Courier" w:hAnsi="Courier" w:cs="Courier"/>
                <w:color w:val="228B22"/>
                <w:sz w:val="20"/>
                <w:szCs w:val="20"/>
                <w:lang w:val="en-US" w:eastAsia="en-US"/>
              </w:rPr>
              <w:t>phnFiles</w:t>
            </w:r>
            <w:proofErr w:type="spellEnd"/>
            <w:proofErr w:type="gramEnd"/>
            <w:r>
              <w:rPr>
                <w:rFonts w:ascii="Courier" w:hAnsi="Courier" w:cs="Courier"/>
                <w:color w:val="228B22"/>
                <w:sz w:val="20"/>
                <w:szCs w:val="20"/>
                <w:lang w:val="en-US" w:eastAsia="en-US"/>
              </w:rPr>
              <w:t xml:space="preserve"> and </w:t>
            </w:r>
            <w:proofErr w:type="spellStart"/>
            <w:r>
              <w:rPr>
                <w:rFonts w:ascii="Courier" w:hAnsi="Courier" w:cs="Courier"/>
                <w:color w:val="228B22"/>
                <w:sz w:val="20"/>
                <w:szCs w:val="20"/>
                <w:lang w:val="en-US" w:eastAsia="en-US"/>
              </w:rPr>
              <w:t>wavFiles</w:t>
            </w:r>
            <w:proofErr w:type="spellEnd"/>
            <w:r>
              <w:rPr>
                <w:rFonts w:ascii="Courier" w:hAnsi="Courier" w:cs="Courier"/>
                <w:color w:val="228B22"/>
                <w:sz w:val="20"/>
                <w:szCs w:val="20"/>
                <w:lang w:val="en-US" w:eastAsia="en-US"/>
              </w:rPr>
              <w:t xml:space="preserve"> are arrays of directory structures.</w:t>
            </w:r>
          </w:p>
          <w:p w14:paraId="02ACD0F7"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FF"/>
                <w:sz w:val="20"/>
                <w:szCs w:val="20"/>
                <w:lang w:val="en-US" w:eastAsia="en-US"/>
              </w:rPr>
              <w:t>if</w:t>
            </w:r>
            <w:proofErr w:type="gramEnd"/>
            <w:r>
              <w:rPr>
                <w:rFonts w:ascii="Courier" w:hAnsi="Courier" w:cs="Courier"/>
                <w:color w:val="000000"/>
                <w:sz w:val="20"/>
                <w:szCs w:val="20"/>
                <w:lang w:val="en-US" w:eastAsia="en-US"/>
              </w:rPr>
              <w:t xml:space="preserve"> </w:t>
            </w:r>
            <w:proofErr w:type="spellStart"/>
            <w:r>
              <w:rPr>
                <w:rFonts w:ascii="Courier" w:hAnsi="Courier" w:cs="Courier"/>
                <w:color w:val="000000"/>
                <w:sz w:val="20"/>
                <w:szCs w:val="20"/>
                <w:lang w:val="en-US" w:eastAsia="en-US"/>
              </w:rPr>
              <w:t>nargin</w:t>
            </w:r>
            <w:proofErr w:type="spellEnd"/>
            <w:r>
              <w:rPr>
                <w:rFonts w:ascii="Courier" w:hAnsi="Courier" w:cs="Courier"/>
                <w:color w:val="000000"/>
                <w:sz w:val="20"/>
                <w:szCs w:val="20"/>
                <w:lang w:val="en-US" w:eastAsia="en-US"/>
              </w:rPr>
              <w:t xml:space="preserve"> &lt; 2</w:t>
            </w:r>
          </w:p>
          <w:p w14:paraId="3AD95239"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r>
              <w:rPr>
                <w:rFonts w:ascii="Courier" w:hAnsi="Courier" w:cs="Courier"/>
                <w:color w:val="000000"/>
                <w:sz w:val="20"/>
                <w:szCs w:val="20"/>
                <w:lang w:val="en-US" w:eastAsia="en-US"/>
              </w:rPr>
              <w:t xml:space="preserve">    </w:t>
            </w:r>
            <w:proofErr w:type="spellStart"/>
            <w:proofErr w:type="gramStart"/>
            <w:r>
              <w:rPr>
                <w:rFonts w:ascii="Courier" w:hAnsi="Courier" w:cs="Courier"/>
                <w:color w:val="000000"/>
                <w:sz w:val="20"/>
                <w:szCs w:val="20"/>
                <w:lang w:val="en-US" w:eastAsia="en-US"/>
              </w:rPr>
              <w:t>speakerName</w:t>
            </w:r>
            <w:proofErr w:type="spellEnd"/>
            <w:proofErr w:type="gramEnd"/>
            <w:r>
              <w:rPr>
                <w:rFonts w:ascii="Courier" w:hAnsi="Courier" w:cs="Courier"/>
                <w:color w:val="000000"/>
                <w:sz w:val="20"/>
                <w:szCs w:val="20"/>
                <w:lang w:val="en-US" w:eastAsia="en-US"/>
              </w:rPr>
              <w:t xml:space="preserve"> = [];</w:t>
            </w:r>
          </w:p>
          <w:p w14:paraId="3E341AEB"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gramStart"/>
            <w:r>
              <w:rPr>
                <w:rFonts w:ascii="Courier" w:hAnsi="Courier" w:cs="Courier"/>
                <w:color w:val="0000FF"/>
                <w:sz w:val="20"/>
                <w:szCs w:val="20"/>
                <w:lang w:val="en-US" w:eastAsia="en-US"/>
              </w:rPr>
              <w:t>end</w:t>
            </w:r>
            <w:proofErr w:type="gramEnd"/>
            <w:r>
              <w:rPr>
                <w:rFonts w:ascii="Courier" w:hAnsi="Courier" w:cs="Courier"/>
                <w:color w:val="000000"/>
                <w:sz w:val="20"/>
                <w:szCs w:val="20"/>
                <w:lang w:val="en-US" w:eastAsia="en-US"/>
              </w:rPr>
              <w:t xml:space="preserve"> </w:t>
            </w:r>
          </w:p>
          <w:p w14:paraId="6FF97B6A" w14:textId="77777777" w:rsid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phnFiles</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dir</w:t>
            </w:r>
            <w:proofErr w:type="spellEnd"/>
            <w:r>
              <w:rPr>
                <w:rFonts w:ascii="Courier" w:hAnsi="Courier" w:cs="Courier"/>
                <w:color w:val="000000"/>
                <w:sz w:val="20"/>
                <w:szCs w:val="20"/>
                <w:lang w:val="en-US" w:eastAsia="en-US"/>
              </w:rPr>
              <w:t xml:space="preserve">([directory </w:t>
            </w:r>
            <w:proofErr w:type="spellStart"/>
            <w:r>
              <w:rPr>
                <w:rFonts w:ascii="Courier" w:hAnsi="Courier" w:cs="Courier"/>
                <w:color w:val="000000"/>
                <w:sz w:val="20"/>
                <w:szCs w:val="20"/>
                <w:lang w:val="en-US" w:eastAsia="en-US"/>
              </w:rPr>
              <w:t>speakerName</w:t>
            </w:r>
            <w:proofErr w:type="spellEnd"/>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t>
            </w:r>
            <w:proofErr w:type="spellStart"/>
            <w:r>
              <w:rPr>
                <w:rFonts w:ascii="Courier" w:hAnsi="Courier" w:cs="Courier"/>
                <w:color w:val="A020F0"/>
                <w:sz w:val="20"/>
                <w:szCs w:val="20"/>
                <w:lang w:val="en-US" w:eastAsia="en-US"/>
              </w:rPr>
              <w:t>phn</w:t>
            </w:r>
            <w:proofErr w:type="spellEnd"/>
            <w:r>
              <w:rPr>
                <w:rFonts w:ascii="Courier" w:hAnsi="Courier" w:cs="Courier"/>
                <w:color w:val="A020F0"/>
                <w:sz w:val="20"/>
                <w:szCs w:val="20"/>
                <w:lang w:val="en-US" w:eastAsia="en-US"/>
              </w:rPr>
              <w:t>'</w:t>
            </w:r>
            <w:r>
              <w:rPr>
                <w:rFonts w:ascii="Courier" w:hAnsi="Courier" w:cs="Courier"/>
                <w:color w:val="000000"/>
                <w:sz w:val="20"/>
                <w:szCs w:val="20"/>
                <w:lang w:val="en-US" w:eastAsia="en-US"/>
              </w:rPr>
              <w:t>]);</w:t>
            </w:r>
          </w:p>
          <w:p w14:paraId="65045B44" w14:textId="1D4A6BCC" w:rsidR="00C30B96" w:rsidRPr="00C30B96" w:rsidRDefault="00C30B96" w:rsidP="00C30B96">
            <w:pPr>
              <w:keepLines w:val="0"/>
              <w:widowControl w:val="0"/>
              <w:autoSpaceDE w:val="0"/>
              <w:autoSpaceDN w:val="0"/>
              <w:adjustRightInd w:val="0"/>
              <w:spacing w:after="0" w:line="240" w:lineRule="auto"/>
              <w:jc w:val="left"/>
              <w:rPr>
                <w:rFonts w:ascii="Courier" w:hAnsi="Courier"/>
                <w:sz w:val="24"/>
                <w:lang w:val="en-US" w:eastAsia="en-US"/>
              </w:rPr>
            </w:pPr>
            <w:proofErr w:type="spellStart"/>
            <w:proofErr w:type="gramStart"/>
            <w:r>
              <w:rPr>
                <w:rFonts w:ascii="Courier" w:hAnsi="Courier" w:cs="Courier"/>
                <w:color w:val="000000"/>
                <w:sz w:val="20"/>
                <w:szCs w:val="20"/>
                <w:lang w:val="en-US" w:eastAsia="en-US"/>
              </w:rPr>
              <w:t>wavFiles</w:t>
            </w:r>
            <w:proofErr w:type="spellEnd"/>
            <w:proofErr w:type="gramEnd"/>
            <w:r>
              <w:rPr>
                <w:rFonts w:ascii="Courier" w:hAnsi="Courier" w:cs="Courier"/>
                <w:color w:val="000000"/>
                <w:sz w:val="20"/>
                <w:szCs w:val="20"/>
                <w:lang w:val="en-US" w:eastAsia="en-US"/>
              </w:rPr>
              <w:t xml:space="preserve"> = </w:t>
            </w:r>
            <w:proofErr w:type="spellStart"/>
            <w:r>
              <w:rPr>
                <w:rFonts w:ascii="Courier" w:hAnsi="Courier" w:cs="Courier"/>
                <w:color w:val="000000"/>
                <w:sz w:val="20"/>
                <w:szCs w:val="20"/>
                <w:lang w:val="en-US" w:eastAsia="en-US"/>
              </w:rPr>
              <w:t>dir</w:t>
            </w:r>
            <w:proofErr w:type="spellEnd"/>
            <w:r>
              <w:rPr>
                <w:rFonts w:ascii="Courier" w:hAnsi="Courier" w:cs="Courier"/>
                <w:color w:val="000000"/>
                <w:sz w:val="20"/>
                <w:szCs w:val="20"/>
                <w:lang w:val="en-US" w:eastAsia="en-US"/>
              </w:rPr>
              <w:t xml:space="preserve">([directory </w:t>
            </w:r>
            <w:proofErr w:type="spellStart"/>
            <w:r>
              <w:rPr>
                <w:rFonts w:ascii="Courier" w:hAnsi="Courier" w:cs="Courier"/>
                <w:color w:val="000000"/>
                <w:sz w:val="20"/>
                <w:szCs w:val="20"/>
                <w:lang w:val="en-US" w:eastAsia="en-US"/>
              </w:rPr>
              <w:t>speakerName</w:t>
            </w:r>
            <w:proofErr w:type="spellEnd"/>
            <w:r>
              <w:rPr>
                <w:rFonts w:ascii="Courier" w:hAnsi="Courier" w:cs="Courier"/>
                <w:color w:val="000000"/>
                <w:sz w:val="20"/>
                <w:szCs w:val="20"/>
                <w:lang w:val="en-US" w:eastAsia="en-US"/>
              </w:rPr>
              <w:t xml:space="preserve"> </w:t>
            </w:r>
            <w:r>
              <w:rPr>
                <w:rFonts w:ascii="Courier" w:hAnsi="Courier" w:cs="Courier"/>
                <w:color w:val="A020F0"/>
                <w:sz w:val="20"/>
                <w:szCs w:val="20"/>
                <w:lang w:val="en-US" w:eastAsia="en-US"/>
              </w:rPr>
              <w:t>'/*.wav'</w:t>
            </w:r>
            <w:r>
              <w:rPr>
                <w:rFonts w:ascii="Courier" w:hAnsi="Courier" w:cs="Courier"/>
                <w:color w:val="000000"/>
                <w:sz w:val="20"/>
                <w:szCs w:val="20"/>
                <w:lang w:val="en-US" w:eastAsia="en-US"/>
              </w:rPr>
              <w:t>]);</w:t>
            </w:r>
          </w:p>
        </w:tc>
      </w:tr>
    </w:tbl>
    <w:p w14:paraId="7ED7A407" w14:textId="77777777" w:rsidR="00C30B96" w:rsidRDefault="00C30B96" w:rsidP="004565CC"/>
    <w:p w14:paraId="4B16264F" w14:textId="55E1D274" w:rsidR="00C30B96" w:rsidRPr="004565CC" w:rsidRDefault="00C30B96" w:rsidP="004565CC">
      <w:r>
        <w:rPr>
          <w:noProof/>
          <w:lang w:val="en-US" w:eastAsia="en-US"/>
        </w:rPr>
        <w:drawing>
          <wp:inline distT="0" distB="0" distL="0" distR="0" wp14:anchorId="261FAD81" wp14:editId="58D74794">
            <wp:extent cx="8871585" cy="2656205"/>
            <wp:effectExtent l="0" t="0" r="0" b="10795"/>
            <wp:docPr id="31" name="Picture 31" descr="Macintosh HD:Users:Ash:Dropbox:Screenshots:Screenshot 2014-05-09 10.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sh:Dropbox:Screenshots:Screenshot 2014-05-09 10.45.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71585" cy="2656205"/>
                    </a:xfrm>
                    <a:prstGeom prst="rect">
                      <a:avLst/>
                    </a:prstGeom>
                    <a:noFill/>
                    <a:ln>
                      <a:noFill/>
                    </a:ln>
                  </pic:spPr>
                </pic:pic>
              </a:graphicData>
            </a:graphic>
          </wp:inline>
        </w:drawing>
      </w:r>
    </w:p>
    <w:sectPr w:rsidR="00C30B96" w:rsidRPr="004565CC" w:rsidSect="004565CC">
      <w:pgSz w:w="16838" w:h="11906" w:orient="landscape"/>
      <w:pgMar w:top="226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5" w:author="Ashley Gillman" w:date="2014-05-06T20:19:00Z" w:initials="AG">
    <w:p w14:paraId="71AFF2C2" w14:textId="4B1144C0" w:rsidR="004565CC" w:rsidRDefault="004565CC">
      <w:pPr>
        <w:pStyle w:val="CommentText"/>
      </w:pPr>
      <w:r>
        <w:rPr>
          <w:rStyle w:val="CommentReference"/>
        </w:rPr>
        <w:annotationRef/>
      </w:r>
      <w:r>
        <w:t>Is this a word?</w:t>
      </w:r>
    </w:p>
  </w:comment>
  <w:comment w:id="81" w:author="Ashley Gillman" w:date="2014-04-16T07:39:00Z" w:initials="AG">
    <w:p w14:paraId="03CBFC6A" w14:textId="48FEE834" w:rsidR="004565CC" w:rsidRDefault="004565CC">
      <w:pPr>
        <w:pStyle w:val="CommentText"/>
      </w:pPr>
      <w:r>
        <w:rPr>
          <w:rStyle w:val="CommentReference"/>
        </w:rPr>
        <w:annotationRef/>
      </w:r>
      <w:r>
        <w:t xml:space="preserve">I would cut this sentence and make it the starter of your next paragraph. </w:t>
      </w:r>
    </w:p>
  </w:comment>
  <w:comment w:id="83" w:author="Ashley Gillman" w:date="2014-04-16T07:39:00Z" w:initials="AG">
    <w:p w14:paraId="2AAB5361" w14:textId="6DF8D903" w:rsidR="004565CC" w:rsidRDefault="004565CC">
      <w:pPr>
        <w:pStyle w:val="CommentText"/>
      </w:pPr>
      <w:r>
        <w:rPr>
          <w:rStyle w:val="CommentReference"/>
        </w:rPr>
        <w:annotationRef/>
      </w:r>
      <w:r>
        <w:t xml:space="preserve">Define babble noise. Why do you want to eliminate it. </w:t>
      </w:r>
    </w:p>
  </w:comment>
  <w:comment w:id="84" w:author="Ashley Gillman" w:date="2014-04-16T07:34:00Z" w:initials="AG">
    <w:p w14:paraId="769C13F7" w14:textId="6CA26FB6" w:rsidR="004565CC" w:rsidRDefault="004565CC">
      <w:pPr>
        <w:pStyle w:val="CommentText"/>
      </w:pPr>
      <w:r>
        <w:rPr>
          <w:rStyle w:val="CommentReference"/>
        </w:rPr>
        <w:annotationRef/>
      </w:r>
      <w:r>
        <w:t xml:space="preserve">Not </w:t>
      </w:r>
      <w:proofErr w:type="spellStart"/>
      <w:r>
        <w:t>aure</w:t>
      </w:r>
      <w:proofErr w:type="spellEnd"/>
      <w:r>
        <w:t xml:space="preserve"> about thus as a sentence starter. Sounds like it should be a comma, and then thus instead of a new sentence. Maybe use a different word. </w:t>
      </w:r>
    </w:p>
  </w:comment>
  <w:comment w:id="86" w:author="Ashley Gillman" w:date="2014-04-16T07:40:00Z" w:initials="AG">
    <w:p w14:paraId="7EAA49B6" w14:textId="4C36EC9A" w:rsidR="004565CC" w:rsidRDefault="004565CC">
      <w:pPr>
        <w:pStyle w:val="CommentText"/>
      </w:pPr>
      <w:r>
        <w:rPr>
          <w:rStyle w:val="CommentReference"/>
        </w:rPr>
        <w:annotationRef/>
      </w:r>
      <w:r>
        <w:t xml:space="preserve">Make the sentence of the last paragraph the sentence starter of this paragraph. </w:t>
      </w:r>
    </w:p>
  </w:comment>
  <w:comment w:id="88" w:author="Ashley Gillman" w:date="2014-04-16T07:43:00Z" w:initials="AG">
    <w:p w14:paraId="721FA7AF" w14:textId="54A5B9B3" w:rsidR="004565CC" w:rsidRDefault="004565CC">
      <w:pPr>
        <w:pStyle w:val="CommentText"/>
      </w:pPr>
      <w:r>
        <w:rPr>
          <w:rStyle w:val="CommentReference"/>
        </w:rPr>
        <w:annotationRef/>
      </w:r>
      <w:r>
        <w:t xml:space="preserve">Is this the only method used/proposed? If this is the main/only method you are going to talk about maybe say something along the lines of: Many efforts have been </w:t>
      </w:r>
      <w:proofErr w:type="gramStart"/>
      <w:r>
        <w:t>made ……..</w:t>
      </w:r>
      <w:proofErr w:type="gramEnd"/>
      <w:r>
        <w:t xml:space="preserve"> One of these methods, and that most relevant to this thesis is using a non- negative matrix function. This method </w:t>
      </w:r>
      <w:proofErr w:type="gramStart"/>
      <w:r>
        <w:t>does…..</w:t>
      </w:r>
      <w:proofErr w:type="gramEnd"/>
      <w:r>
        <w:t xml:space="preserve"> (</w:t>
      </w:r>
      <w:proofErr w:type="gramStart"/>
      <w:r>
        <w:t>explain</w:t>
      </w:r>
      <w:proofErr w:type="gramEnd"/>
      <w:r>
        <w:t xml:space="preserve"> the method briefly). This thesis </w:t>
      </w:r>
      <w:proofErr w:type="gramStart"/>
      <w:r>
        <w:t>proposes…..</w:t>
      </w:r>
      <w:proofErr w:type="gramEnd"/>
    </w:p>
  </w:comment>
  <w:comment w:id="90" w:author="Ashley Gillman" w:date="2014-04-16T07:44:00Z" w:initials="AG">
    <w:p w14:paraId="74D1DF3E" w14:textId="25BE4202" w:rsidR="004565CC" w:rsidRDefault="004565CC">
      <w:pPr>
        <w:pStyle w:val="CommentText"/>
      </w:pPr>
      <w:r>
        <w:rPr>
          <w:rStyle w:val="CommentReference"/>
        </w:rPr>
        <w:annotationRef/>
      </w:r>
      <w:r>
        <w:t>Need a sentence starter</w:t>
      </w:r>
    </w:p>
  </w:comment>
  <w:comment w:id="94" w:author="Ashley Gillman" w:date="2014-04-16T07:50:00Z" w:initials="AG">
    <w:p w14:paraId="0B2C7647" w14:textId="0A46637A" w:rsidR="004565CC" w:rsidRDefault="004565CC">
      <w:pPr>
        <w:pStyle w:val="CommentText"/>
      </w:pPr>
      <w:r>
        <w:rPr>
          <w:rStyle w:val="CommentReference"/>
        </w:rPr>
        <w:annotationRef/>
      </w:r>
      <w:r>
        <w:t xml:space="preserve">Introduce research questions and potential applications. </w:t>
      </w:r>
    </w:p>
  </w:comment>
  <w:comment w:id="209" w:author="Ashley Gillman" w:date="2014-04-16T08:24:00Z" w:initials="AG">
    <w:p w14:paraId="6EBCD8CA" w14:textId="215453B0" w:rsidR="004565CC" w:rsidRDefault="004565CC">
      <w:pPr>
        <w:pStyle w:val="CommentText"/>
      </w:pPr>
      <w:r>
        <w:rPr>
          <w:rStyle w:val="CommentReference"/>
        </w:rPr>
        <w:annotationRef/>
      </w:r>
      <w:r>
        <w:t xml:space="preserve">Algorithms </w:t>
      </w:r>
      <w:proofErr w:type="gramStart"/>
      <w:r>
        <w:t>by …..</w:t>
      </w:r>
      <w:proofErr w:type="gramEnd"/>
      <w:r>
        <w:t xml:space="preserve"> </w:t>
      </w:r>
      <w:proofErr w:type="gramStart"/>
      <w:r>
        <w:t>and</w:t>
      </w:r>
      <w:proofErr w:type="gramEnd"/>
      <w:r>
        <w:t xml:space="preserve"> is a method by which …. </w:t>
      </w:r>
    </w:p>
  </w:comment>
  <w:comment w:id="252" w:author="Ashley Gillman" w:date="2014-05-01T18:04:00Z" w:initials="AG">
    <w:p w14:paraId="1D833827" w14:textId="44CF290D" w:rsidR="004565CC" w:rsidRDefault="004565CC">
      <w:pPr>
        <w:pStyle w:val="CommentText"/>
      </w:pPr>
      <w:r>
        <w:rPr>
          <w:rStyle w:val="CommentReference"/>
        </w:rPr>
        <w:annotationRef/>
      </w:r>
      <w:r>
        <w:t xml:space="preserve">Starter sentence required. </w:t>
      </w:r>
    </w:p>
  </w:comment>
  <w:comment w:id="254" w:author="Ashley Gillman" w:date="2014-05-01T18:05:00Z" w:initials="AG">
    <w:p w14:paraId="5A66BADA" w14:textId="5C88658B" w:rsidR="004565CC" w:rsidRDefault="004565CC">
      <w:pPr>
        <w:pStyle w:val="CommentText"/>
      </w:pPr>
      <w:r>
        <w:rPr>
          <w:rStyle w:val="CommentReference"/>
        </w:rPr>
        <w:annotationRef/>
      </w:r>
      <w:proofErr w:type="spellStart"/>
      <w:r>
        <w:t>Eg</w:t>
      </w:r>
      <w:proofErr w:type="spellEnd"/>
      <w:r>
        <w:t xml:space="preserve">. This means that the </w:t>
      </w:r>
      <w:proofErr w:type="gramStart"/>
      <w:r>
        <w:t>component…….</w:t>
      </w:r>
      <w:proofErr w:type="gram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410F53" w14:textId="77777777" w:rsidR="004565CC" w:rsidRDefault="004565CC">
      <w:r>
        <w:separator/>
      </w:r>
    </w:p>
  </w:endnote>
  <w:endnote w:type="continuationSeparator" w:id="0">
    <w:p w14:paraId="39275E93" w14:textId="77777777" w:rsidR="004565CC" w:rsidRDefault="004565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merican Typewriter">
    <w:panose1 w:val="02090604020004020304"/>
    <w:charset w:val="00"/>
    <w:family w:val="auto"/>
    <w:pitch w:val="variable"/>
    <w:sig w:usb0="A000006F" w:usb1="00000019" w:usb2="00000000" w:usb3="00000000" w:csb0="0000011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82F55" w14:textId="77777777" w:rsidR="004565CC" w:rsidRPr="007A4FB3" w:rsidRDefault="004565CC" w:rsidP="007A4FB3">
    <w:pPr>
      <w:pStyle w:val="Footer"/>
      <w:pBdr>
        <w:top w:val="single" w:sz="4" w:space="1" w:color="auto"/>
      </w:pBdr>
      <w:rPr>
        <w:lang w:val="en-AU"/>
      </w:rPr>
    </w:pPr>
    <w:r>
      <w:rPr>
        <w:lang w:val="en-AU"/>
      </w:rPr>
      <w:tab/>
    </w:r>
    <w:r>
      <w:rPr>
        <w:lang w:val="en-AU"/>
      </w:rPr>
      <w:tab/>
    </w:r>
    <w:r>
      <w:rPr>
        <w:rStyle w:val="PageNumber"/>
      </w:rPr>
      <w:fldChar w:fldCharType="begin"/>
    </w:r>
    <w:r>
      <w:rPr>
        <w:rStyle w:val="PageNumber"/>
      </w:rPr>
      <w:instrText xml:space="preserve"> PAGE </w:instrText>
    </w:r>
    <w:r>
      <w:rPr>
        <w:rStyle w:val="PageNumber"/>
      </w:rPr>
      <w:fldChar w:fldCharType="separate"/>
    </w:r>
    <w:r w:rsidR="00C30B96">
      <w:rPr>
        <w:rStyle w:val="PageNumber"/>
        <w:noProof/>
      </w:rPr>
      <w:t>vi</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E819F1" w14:textId="77777777" w:rsidR="004565CC" w:rsidRPr="007A4FB3" w:rsidRDefault="004565CC" w:rsidP="007A4FB3">
    <w:pPr>
      <w:pStyle w:val="Footer"/>
      <w:pBdr>
        <w:top w:val="single" w:sz="4" w:space="1" w:color="auto"/>
      </w:pBdr>
      <w:rPr>
        <w:lang w:val="en-AU"/>
      </w:rPr>
    </w:pPr>
    <w:r>
      <w:rPr>
        <w:lang w:val="en-AU"/>
      </w:rPr>
      <w:tab/>
    </w:r>
    <w:r>
      <w:rPr>
        <w:lang w:val="en-AU"/>
      </w:rPr>
      <w:tab/>
    </w:r>
    <w:r>
      <w:rPr>
        <w:rStyle w:val="PageNumber"/>
      </w:rPr>
      <w:fldChar w:fldCharType="begin"/>
    </w:r>
    <w:r>
      <w:rPr>
        <w:rStyle w:val="PageNumber"/>
      </w:rPr>
      <w:instrText xml:space="preserve"> PAGE </w:instrText>
    </w:r>
    <w:r>
      <w:rPr>
        <w:rStyle w:val="PageNumber"/>
      </w:rPr>
      <w:fldChar w:fldCharType="separate"/>
    </w:r>
    <w:r w:rsidR="00C30B96">
      <w:rPr>
        <w:rStyle w:val="PageNumber"/>
        <w:noProof/>
      </w:rPr>
      <w:t>25</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8FB2E" w14:textId="0BC8E22A" w:rsidR="00C30B96" w:rsidRPr="007A4FB3" w:rsidRDefault="00C30B96" w:rsidP="007A4FB3">
    <w:pPr>
      <w:pStyle w:val="Footer"/>
      <w:pBdr>
        <w:top w:val="single" w:sz="4" w:space="1" w:color="auto"/>
      </w:pBdr>
      <w:rPr>
        <w:lang w:val="en-AU"/>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42C1D6" w14:textId="77777777" w:rsidR="004565CC" w:rsidRDefault="004565CC">
      <w:r>
        <w:separator/>
      </w:r>
    </w:p>
  </w:footnote>
  <w:footnote w:type="continuationSeparator" w:id="0">
    <w:p w14:paraId="39488D49" w14:textId="77777777" w:rsidR="004565CC" w:rsidRDefault="004565C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E49052" w14:textId="6ECE43BA" w:rsidR="004565CC" w:rsidRPr="007A4FB3" w:rsidRDefault="004565CC" w:rsidP="007A4FB3">
    <w:pPr>
      <w:pStyle w:val="Header"/>
      <w:pBdr>
        <w:bottom w:val="single" w:sz="4" w:space="1" w:color="auto"/>
      </w:pBdr>
      <w:rPr>
        <w:lang w:val="en-AU"/>
      </w:rPr>
    </w:pPr>
    <w:r>
      <w:rPr>
        <w:lang w:val="en-AU"/>
      </w:rPr>
      <w:t>Gillman</w:t>
    </w:r>
    <w:r>
      <w:rPr>
        <w:lang w:val="en-AU"/>
      </w:rPr>
      <w:tab/>
    </w:r>
    <w:r>
      <w:rPr>
        <w:lang w:val="en-AU"/>
      </w:rPr>
      <w:tab/>
      <w:t>Practical Speech Enhancement in Babble using NMF</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51527" w14:textId="33E19D4D" w:rsidR="004565CC" w:rsidRPr="007A4FB3" w:rsidRDefault="004565CC" w:rsidP="00247F2B">
    <w:pPr>
      <w:pStyle w:val="Header"/>
      <w:pBdr>
        <w:bottom w:val="single" w:sz="4" w:space="1" w:color="auto"/>
      </w:pBdr>
      <w:rPr>
        <w:lang w:val="en-AU"/>
      </w:rPr>
    </w:pPr>
    <w:r>
      <w:rPr>
        <w:lang w:val="en-AU"/>
      </w:rPr>
      <w:t>Gillman</w:t>
    </w:r>
    <w:r>
      <w:rPr>
        <w:lang w:val="en-AU"/>
      </w:rPr>
      <w:tab/>
    </w:r>
    <w:r>
      <w:rPr>
        <w:lang w:val="en-AU"/>
      </w:rPr>
      <w:tab/>
      <w:t>Practical Speech Enhancement in Babble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6A491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758D91A"/>
    <w:lvl w:ilvl="0">
      <w:start w:val="1"/>
      <w:numFmt w:val="decimal"/>
      <w:lvlText w:val="%1."/>
      <w:lvlJc w:val="left"/>
      <w:pPr>
        <w:tabs>
          <w:tab w:val="num" w:pos="1492"/>
        </w:tabs>
        <w:ind w:left="1492" w:hanging="360"/>
      </w:pPr>
    </w:lvl>
  </w:abstractNum>
  <w:abstractNum w:abstractNumId="2">
    <w:nsid w:val="FFFFFF7D"/>
    <w:multiLevelType w:val="singleLevel"/>
    <w:tmpl w:val="5DF6264C"/>
    <w:lvl w:ilvl="0">
      <w:start w:val="1"/>
      <w:numFmt w:val="decimal"/>
      <w:lvlText w:val="%1."/>
      <w:lvlJc w:val="left"/>
      <w:pPr>
        <w:tabs>
          <w:tab w:val="num" w:pos="1209"/>
        </w:tabs>
        <w:ind w:left="1209" w:hanging="360"/>
      </w:pPr>
    </w:lvl>
  </w:abstractNum>
  <w:abstractNum w:abstractNumId="3">
    <w:nsid w:val="FFFFFF7E"/>
    <w:multiLevelType w:val="singleLevel"/>
    <w:tmpl w:val="E86E6998"/>
    <w:lvl w:ilvl="0">
      <w:start w:val="1"/>
      <w:numFmt w:val="decimal"/>
      <w:lvlText w:val="%1."/>
      <w:lvlJc w:val="left"/>
      <w:pPr>
        <w:tabs>
          <w:tab w:val="num" w:pos="926"/>
        </w:tabs>
        <w:ind w:left="926" w:hanging="360"/>
      </w:pPr>
    </w:lvl>
  </w:abstractNum>
  <w:abstractNum w:abstractNumId="4">
    <w:nsid w:val="FFFFFF7F"/>
    <w:multiLevelType w:val="singleLevel"/>
    <w:tmpl w:val="B64616B2"/>
    <w:lvl w:ilvl="0">
      <w:start w:val="1"/>
      <w:numFmt w:val="decimal"/>
      <w:lvlText w:val="%1."/>
      <w:lvlJc w:val="left"/>
      <w:pPr>
        <w:tabs>
          <w:tab w:val="num" w:pos="643"/>
        </w:tabs>
        <w:ind w:left="643" w:hanging="360"/>
      </w:pPr>
    </w:lvl>
  </w:abstractNum>
  <w:abstractNum w:abstractNumId="5">
    <w:nsid w:val="FFFFFF80"/>
    <w:multiLevelType w:val="singleLevel"/>
    <w:tmpl w:val="882EE85C"/>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7C64B42"/>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4928D82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63AE643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EB08DD6"/>
    <w:lvl w:ilvl="0">
      <w:start w:val="1"/>
      <w:numFmt w:val="decimal"/>
      <w:lvlText w:val="%1."/>
      <w:lvlJc w:val="left"/>
      <w:pPr>
        <w:tabs>
          <w:tab w:val="num" w:pos="360"/>
        </w:tabs>
        <w:ind w:left="360" w:hanging="360"/>
      </w:pPr>
    </w:lvl>
  </w:abstractNum>
  <w:abstractNum w:abstractNumId="10">
    <w:nsid w:val="FFFFFF89"/>
    <w:multiLevelType w:val="singleLevel"/>
    <w:tmpl w:val="E90ADF9E"/>
    <w:lvl w:ilvl="0">
      <w:start w:val="1"/>
      <w:numFmt w:val="bullet"/>
      <w:lvlText w:val=""/>
      <w:lvlJc w:val="left"/>
      <w:pPr>
        <w:tabs>
          <w:tab w:val="num" w:pos="360"/>
        </w:tabs>
        <w:ind w:left="360" w:hanging="360"/>
      </w:pPr>
      <w:rPr>
        <w:rFonts w:ascii="Symbol" w:hAnsi="Symbol" w:hint="default"/>
      </w:rPr>
    </w:lvl>
  </w:abstractNum>
  <w:abstractNum w:abstractNumId="11">
    <w:nsid w:val="00591524"/>
    <w:multiLevelType w:val="multilevel"/>
    <w:tmpl w:val="48206066"/>
    <w:lvl w:ilvl="0">
      <w:start w:val="1"/>
      <w:numFmt w:val="decimal"/>
      <w:suff w:val="nothing"/>
      <w:lvlText w:val="Chapter %1:  "/>
      <w:lvlJc w:val="left"/>
      <w:pPr>
        <w:ind w:left="454" w:hanging="454"/>
      </w:pPr>
      <w:rPr>
        <w:rFonts w:hint="default"/>
      </w:rPr>
    </w:lvl>
    <w:lvl w:ilvl="1">
      <w:start w:val="1"/>
      <w:numFmt w:val="decimal"/>
      <w:suff w:val="space"/>
      <w:lvlText w:val="%2.%1"/>
      <w:lvlJc w:val="left"/>
      <w:pPr>
        <w:ind w:left="907" w:hanging="907"/>
      </w:pPr>
      <w:rPr>
        <w:rFonts w:hint="default"/>
      </w:rPr>
    </w:lvl>
    <w:lvl w:ilvl="2">
      <w:start w:val="1"/>
      <w:numFmt w:val="decimal"/>
      <w:suff w:val="space"/>
      <w:lvlText w:val="%1.%2.%3."/>
      <w:lvlJc w:val="left"/>
      <w:pPr>
        <w:ind w:left="2160" w:hanging="2160"/>
      </w:pPr>
      <w:rPr>
        <w:rFonts w:hint="default"/>
      </w:rPr>
    </w:lvl>
    <w:lvl w:ilvl="3">
      <w:start w:val="1"/>
      <w:numFmt w:val="none"/>
      <w:suff w:val="nothing"/>
      <w:lvlText w:val=""/>
      <w:lvlJc w:val="left"/>
      <w:pPr>
        <w:ind w:left="2880" w:hanging="288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upperLetter"/>
      <w:suff w:val="nothing"/>
      <w:lvlText w:val="Appendix %7:  "/>
      <w:lvlJc w:val="left"/>
      <w:pPr>
        <w:ind w:left="5040" w:hanging="5040"/>
      </w:pPr>
      <w:rPr>
        <w:rFonts w:hint="default"/>
      </w:rPr>
    </w:lvl>
    <w:lvl w:ilvl="7">
      <w:start w:val="1"/>
      <w:numFmt w:val="decimal"/>
      <w:suff w:val="nothing"/>
      <w:lvlText w:val="%7-%8:  "/>
      <w:lvlJc w:val="left"/>
      <w:pPr>
        <w:ind w:left="5760" w:hanging="5760"/>
      </w:pPr>
      <w:rPr>
        <w:rFonts w:hint="default"/>
      </w:rPr>
    </w:lvl>
    <w:lvl w:ilvl="8">
      <w:start w:val="1"/>
      <w:numFmt w:val="decimal"/>
      <w:suff w:val="nothing"/>
      <w:lvlText w:val="%7-%8.%9:  "/>
      <w:lvlJc w:val="left"/>
      <w:pPr>
        <w:ind w:left="6480" w:hanging="6480"/>
      </w:pPr>
      <w:rPr>
        <w:rFonts w:hint="default"/>
      </w:rPr>
    </w:lvl>
  </w:abstractNum>
  <w:abstractNum w:abstractNumId="12">
    <w:nsid w:val="092E6587"/>
    <w:multiLevelType w:val="multilevel"/>
    <w:tmpl w:val="57B670E0"/>
    <w:lvl w:ilvl="0">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4453C5C"/>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1A04333B"/>
    <w:multiLevelType w:val="multilevel"/>
    <w:tmpl w:val="EC2C1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1B385A24"/>
    <w:multiLevelType w:val="hybridMultilevel"/>
    <w:tmpl w:val="C6763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D7180B"/>
    <w:multiLevelType w:val="multilevel"/>
    <w:tmpl w:val="5B621A02"/>
    <w:lvl w:ilvl="0">
      <w:start w:val="1"/>
      <w:numFmt w:val="decimal"/>
      <w:pStyle w:val="Heading1"/>
      <w:suff w:val="nothing"/>
      <w:lvlText w:val="Chapter %1:  "/>
      <w:lvlJc w:val="left"/>
      <w:pPr>
        <w:ind w:left="0" w:firstLine="0"/>
      </w:pPr>
      <w:rPr>
        <w:rFonts w:hint="default"/>
      </w:rPr>
    </w:lvl>
    <w:lvl w:ilvl="1">
      <w:start w:val="1"/>
      <w:numFmt w:val="decimal"/>
      <w:pStyle w:val="Heading2"/>
      <w:lvlText w:val="%1.%2"/>
      <w:lvlJc w:val="left"/>
      <w:pPr>
        <w:tabs>
          <w:tab w:val="num" w:pos="0"/>
        </w:tabs>
        <w:ind w:left="680" w:hanging="680"/>
      </w:pPr>
      <w:rPr>
        <w:rFonts w:hint="default"/>
      </w:rPr>
    </w:lvl>
    <w:lvl w:ilvl="2">
      <w:start w:val="1"/>
      <w:numFmt w:val="decimal"/>
      <w:pStyle w:val="Heading3"/>
      <w:lvlText w:val="%1.%2.%3."/>
      <w:lvlJc w:val="left"/>
      <w:pPr>
        <w:tabs>
          <w:tab w:val="num" w:pos="0"/>
        </w:tabs>
        <w:ind w:left="851" w:hanging="851"/>
      </w:pPr>
      <w:rPr>
        <w:rFonts w:hint="default"/>
      </w:rPr>
    </w:lvl>
    <w:lvl w:ilvl="3">
      <w:start w:val="1"/>
      <w:numFmt w:val="none"/>
      <w:pStyle w:val="Heading4"/>
      <w:lvlText w:val=""/>
      <w:lvlJc w:val="left"/>
      <w:pPr>
        <w:tabs>
          <w:tab w:val="num" w:pos="0"/>
        </w:tabs>
        <w:ind w:left="0" w:firstLine="0"/>
      </w:pPr>
      <w:rPr>
        <w:rFonts w:hint="default"/>
      </w:rPr>
    </w:lvl>
    <w:lvl w:ilvl="4">
      <w:start w:val="1"/>
      <w:numFmt w:val="lowerLetter"/>
      <w:lvlText w:val="%5."/>
      <w:lvlJc w:val="left"/>
      <w:pPr>
        <w:tabs>
          <w:tab w:val="num" w:pos="3600"/>
        </w:tabs>
        <w:ind w:left="454" w:hanging="454"/>
      </w:pPr>
      <w:rPr>
        <w:rFonts w:hint="default"/>
      </w:rPr>
    </w:lvl>
    <w:lvl w:ilvl="5">
      <w:start w:val="1"/>
      <w:numFmt w:val="lowerRoman"/>
      <w:lvlText w:val="%6."/>
      <w:lvlJc w:val="right"/>
      <w:pPr>
        <w:tabs>
          <w:tab w:val="num" w:pos="4320"/>
        </w:tabs>
        <w:ind w:left="454" w:hanging="454"/>
      </w:pPr>
      <w:rPr>
        <w:rFonts w:hint="default"/>
      </w:rPr>
    </w:lvl>
    <w:lvl w:ilvl="6">
      <w:start w:val="1"/>
      <w:numFmt w:val="upperLetter"/>
      <w:pStyle w:val="Heading7"/>
      <w:suff w:val="nothing"/>
      <w:lvlText w:val="Appendix %7:  "/>
      <w:lvlJc w:val="left"/>
      <w:pPr>
        <w:ind w:left="0" w:firstLine="0"/>
      </w:pPr>
      <w:rPr>
        <w:rFonts w:hint="default"/>
      </w:rPr>
    </w:lvl>
    <w:lvl w:ilvl="7">
      <w:start w:val="1"/>
      <w:numFmt w:val="decimal"/>
      <w:pStyle w:val="Heading8"/>
      <w:lvlText w:val="%7-%8:  "/>
      <w:lvlJc w:val="left"/>
      <w:pPr>
        <w:tabs>
          <w:tab w:val="num" w:pos="0"/>
        </w:tabs>
        <w:ind w:left="680" w:hanging="680"/>
      </w:pPr>
      <w:rPr>
        <w:rFonts w:hint="default"/>
      </w:rPr>
    </w:lvl>
    <w:lvl w:ilvl="8">
      <w:start w:val="1"/>
      <w:numFmt w:val="decimal"/>
      <w:pStyle w:val="Heading9"/>
      <w:lvlText w:val="%7-%8.%9:  "/>
      <w:lvlJc w:val="left"/>
      <w:pPr>
        <w:tabs>
          <w:tab w:val="num" w:pos="0"/>
        </w:tabs>
        <w:ind w:left="851" w:hanging="851"/>
      </w:pPr>
      <w:rPr>
        <w:rFonts w:hint="default"/>
      </w:rPr>
    </w:lvl>
  </w:abstractNum>
  <w:abstractNum w:abstractNumId="17">
    <w:nsid w:val="255F5722"/>
    <w:multiLevelType w:val="hybridMultilevel"/>
    <w:tmpl w:val="17B82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582E6C"/>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26DD1F64"/>
    <w:multiLevelType w:val="hybridMultilevel"/>
    <w:tmpl w:val="EB04BB8E"/>
    <w:lvl w:ilvl="0" w:tplc="1DDCE64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232B9F"/>
    <w:multiLevelType w:val="multilevel"/>
    <w:tmpl w:val="104EEED8"/>
    <w:lvl w:ilvl="0">
      <w:start w:val="1"/>
      <w:numFmt w:val="decimal"/>
      <w:suff w:val="nothing"/>
      <w:lvlText w:val="Chapter %1:  "/>
      <w:lvlJc w:val="left"/>
      <w:pPr>
        <w:ind w:left="454" w:hanging="454"/>
      </w:pPr>
      <w:rPr>
        <w:rFonts w:hint="default"/>
      </w:rPr>
    </w:lvl>
    <w:lvl w:ilvl="1">
      <w:start w:val="1"/>
      <w:numFmt w:val="decimal"/>
      <w:suff w:val="space"/>
      <w:lvlText w:val="%2.%1"/>
      <w:lvlJc w:val="left"/>
      <w:pPr>
        <w:ind w:left="907" w:hanging="907"/>
      </w:pPr>
      <w:rPr>
        <w:rFonts w:hint="default"/>
      </w:rPr>
    </w:lvl>
    <w:lvl w:ilvl="2">
      <w:start w:val="1"/>
      <w:numFmt w:val="decimal"/>
      <w:suff w:val="space"/>
      <w:lvlText w:val="%1.%2.%3."/>
      <w:lvlJc w:val="left"/>
      <w:pPr>
        <w:ind w:left="2160" w:hanging="2160"/>
      </w:pPr>
      <w:rPr>
        <w:rFonts w:hint="default"/>
      </w:rPr>
    </w:lvl>
    <w:lvl w:ilvl="3">
      <w:start w:val="1"/>
      <w:numFmt w:val="none"/>
      <w:suff w:val="nothing"/>
      <w:lvlText w:val=""/>
      <w:lvlJc w:val="left"/>
      <w:pPr>
        <w:ind w:left="2880" w:hanging="288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upperLetter"/>
      <w:suff w:val="nothing"/>
      <w:lvlText w:val="Appendix %7:  "/>
      <w:lvlJc w:val="left"/>
      <w:pPr>
        <w:ind w:left="5040" w:hanging="5040"/>
      </w:pPr>
      <w:rPr>
        <w:rFonts w:hint="default"/>
      </w:rPr>
    </w:lvl>
    <w:lvl w:ilvl="7">
      <w:start w:val="1"/>
      <w:numFmt w:val="decimal"/>
      <w:suff w:val="nothing"/>
      <w:lvlText w:val="%7-%8:  "/>
      <w:lvlJc w:val="left"/>
      <w:pPr>
        <w:ind w:left="5760" w:hanging="5760"/>
      </w:pPr>
      <w:rPr>
        <w:rFonts w:hint="default"/>
      </w:rPr>
    </w:lvl>
    <w:lvl w:ilvl="8">
      <w:start w:val="1"/>
      <w:numFmt w:val="decimal"/>
      <w:suff w:val="nothing"/>
      <w:lvlText w:val="%7-%8.%9:  "/>
      <w:lvlJc w:val="left"/>
      <w:pPr>
        <w:ind w:left="6480" w:hanging="6480"/>
      </w:pPr>
      <w:rPr>
        <w:rFonts w:hint="default"/>
      </w:rPr>
    </w:lvl>
  </w:abstractNum>
  <w:abstractNum w:abstractNumId="21">
    <w:nsid w:val="2EAE796C"/>
    <w:multiLevelType w:val="hybridMultilevel"/>
    <w:tmpl w:val="092AD220"/>
    <w:lvl w:ilvl="0" w:tplc="1C14A87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03479FE"/>
    <w:multiLevelType w:val="hybridMultilevel"/>
    <w:tmpl w:val="CD1C3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BB5E1F"/>
    <w:multiLevelType w:val="multilevel"/>
    <w:tmpl w:val="645C759A"/>
    <w:lvl w:ilvl="0">
      <w:start w:val="1"/>
      <w:numFmt w:val="decimal"/>
      <w:suff w:val="nothing"/>
      <w:lvlText w:val="Chapter %1:  "/>
      <w:lvlJc w:val="left"/>
      <w:pPr>
        <w:ind w:left="454" w:hanging="454"/>
      </w:pPr>
      <w:rPr>
        <w:rFonts w:hint="default"/>
      </w:rPr>
    </w:lvl>
    <w:lvl w:ilvl="1">
      <w:start w:val="1"/>
      <w:numFmt w:val="decimal"/>
      <w:suff w:val="space"/>
      <w:lvlText w:val="%2.%1"/>
      <w:lvlJc w:val="left"/>
      <w:pPr>
        <w:ind w:left="907" w:hanging="907"/>
      </w:pPr>
      <w:rPr>
        <w:rFonts w:hint="default"/>
      </w:rPr>
    </w:lvl>
    <w:lvl w:ilvl="2">
      <w:start w:val="1"/>
      <w:numFmt w:val="decimal"/>
      <w:suff w:val="space"/>
      <w:lvlText w:val="%1.%2.%3."/>
      <w:lvlJc w:val="left"/>
      <w:pPr>
        <w:ind w:left="2160" w:hanging="2160"/>
      </w:pPr>
      <w:rPr>
        <w:rFonts w:hint="default"/>
      </w:rPr>
    </w:lvl>
    <w:lvl w:ilvl="3">
      <w:start w:val="1"/>
      <w:numFmt w:val="none"/>
      <w:suff w:val="nothing"/>
      <w:lvlText w:val=""/>
      <w:lvlJc w:val="left"/>
      <w:pPr>
        <w:ind w:left="2880" w:hanging="288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upperLetter"/>
      <w:suff w:val="nothing"/>
      <w:lvlText w:val="Appendix %7:  "/>
      <w:lvlJc w:val="left"/>
      <w:pPr>
        <w:ind w:left="5040" w:hanging="5040"/>
      </w:pPr>
      <w:rPr>
        <w:rFonts w:hint="default"/>
      </w:rPr>
    </w:lvl>
    <w:lvl w:ilvl="7">
      <w:start w:val="1"/>
      <w:numFmt w:val="decimal"/>
      <w:suff w:val="nothing"/>
      <w:lvlText w:val="%7-%8:  "/>
      <w:lvlJc w:val="left"/>
      <w:pPr>
        <w:ind w:left="5760" w:hanging="5760"/>
      </w:pPr>
      <w:rPr>
        <w:rFonts w:hint="default"/>
      </w:rPr>
    </w:lvl>
    <w:lvl w:ilvl="8">
      <w:start w:val="1"/>
      <w:numFmt w:val="decimal"/>
      <w:suff w:val="nothing"/>
      <w:lvlText w:val="%7-%8.%9:  "/>
      <w:lvlJc w:val="left"/>
      <w:pPr>
        <w:ind w:left="6480" w:hanging="6480"/>
      </w:pPr>
      <w:rPr>
        <w:rFonts w:hint="default"/>
      </w:rPr>
    </w:lvl>
  </w:abstractNum>
  <w:abstractNum w:abstractNumId="24">
    <w:nsid w:val="37F60BF3"/>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38554493"/>
    <w:multiLevelType w:val="hybridMultilevel"/>
    <w:tmpl w:val="FC7A8B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9663DE"/>
    <w:multiLevelType w:val="hybridMultilevel"/>
    <w:tmpl w:val="F29C1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E00EAA"/>
    <w:multiLevelType w:val="hybridMultilevel"/>
    <w:tmpl w:val="902EA7B2"/>
    <w:lvl w:ilvl="0" w:tplc="1DDCE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573784"/>
    <w:multiLevelType w:val="hybridMultilevel"/>
    <w:tmpl w:val="F8EE5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FDE5BA9"/>
    <w:multiLevelType w:val="hybridMultilevel"/>
    <w:tmpl w:val="442CBA06"/>
    <w:lvl w:ilvl="0" w:tplc="1DDCE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65B4F0A"/>
    <w:multiLevelType w:val="multilevel"/>
    <w:tmpl w:val="3FF29EBE"/>
    <w:lvl w:ilvl="0">
      <w:start w:val="2"/>
      <w:numFmt w:val="none"/>
      <w:pStyle w:val="AlternateHeading1"/>
      <w:lvlText w:val=""/>
      <w:lvlJc w:val="left"/>
      <w:pPr>
        <w:tabs>
          <w:tab w:val="num" w:pos="432"/>
        </w:tabs>
        <w:ind w:left="340" w:hanging="340"/>
      </w:pPr>
      <w:rPr>
        <w:rFonts w:hint="default"/>
      </w:rPr>
    </w:lvl>
    <w:lvl w:ilvl="1">
      <w:numFmt w:val="decimal"/>
      <w:lvlText w:val="%1.%2"/>
      <w:lvlJc w:val="left"/>
      <w:pPr>
        <w:tabs>
          <w:tab w:val="num" w:pos="0"/>
        </w:tabs>
        <w:ind w:left="454" w:hanging="454"/>
      </w:pPr>
      <w:rPr>
        <w:rFonts w:hint="default"/>
      </w:rPr>
    </w:lvl>
    <w:lvl w:ilvl="2">
      <w:start w:val="1"/>
      <w:numFmt w:val="decimal"/>
      <w:lvlText w:val="%1.%2.%3"/>
      <w:lvlJc w:val="left"/>
      <w:pPr>
        <w:tabs>
          <w:tab w:val="num" w:pos="720"/>
        </w:tabs>
        <w:ind w:left="720" w:hanging="720"/>
      </w:pPr>
      <w:rPr>
        <w:rFonts w:hint="default"/>
      </w:rPr>
    </w:lvl>
    <w:lvl w:ilvl="3">
      <w:start w:val="1"/>
      <w:numFmt w:val="none"/>
      <w:lvlText w:val=""/>
      <w:lvlJc w:val="left"/>
      <w:pPr>
        <w:tabs>
          <w:tab w:val="num" w:pos="0"/>
        </w:tabs>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nsid w:val="4BE900BC"/>
    <w:multiLevelType w:val="hybridMultilevel"/>
    <w:tmpl w:val="EB04BB8E"/>
    <w:lvl w:ilvl="0" w:tplc="1DDCE64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AF2400"/>
    <w:multiLevelType w:val="multilevel"/>
    <w:tmpl w:val="110448A4"/>
    <w:lvl w:ilvl="0">
      <w:start w:val="1"/>
      <w:numFmt w:val="decimal"/>
      <w:suff w:val="nothing"/>
      <w:lvlText w:val="Chapter %1:  "/>
      <w:lvlJc w:val="left"/>
      <w:pPr>
        <w:ind w:left="454" w:hanging="454"/>
      </w:pPr>
      <w:rPr>
        <w:rFonts w:hint="default"/>
      </w:rPr>
    </w:lvl>
    <w:lvl w:ilvl="1">
      <w:start w:val="1"/>
      <w:numFmt w:val="decimal"/>
      <w:suff w:val="space"/>
      <w:lvlText w:val="%2.%1"/>
      <w:lvlJc w:val="left"/>
      <w:pPr>
        <w:ind w:left="907" w:hanging="907"/>
      </w:pPr>
      <w:rPr>
        <w:rFonts w:hint="default"/>
      </w:rPr>
    </w:lvl>
    <w:lvl w:ilvl="2">
      <w:start w:val="1"/>
      <w:numFmt w:val="decimal"/>
      <w:suff w:val="space"/>
      <w:lvlText w:val="%1.%2.%3."/>
      <w:lvlJc w:val="left"/>
      <w:pPr>
        <w:ind w:left="2160" w:hanging="2160"/>
      </w:pPr>
      <w:rPr>
        <w:rFonts w:hint="default"/>
      </w:rPr>
    </w:lvl>
    <w:lvl w:ilvl="3">
      <w:start w:val="1"/>
      <w:numFmt w:val="none"/>
      <w:suff w:val="nothing"/>
      <w:lvlText w:val=""/>
      <w:lvlJc w:val="left"/>
      <w:pPr>
        <w:ind w:left="2880" w:hanging="288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upperLetter"/>
      <w:suff w:val="nothing"/>
      <w:lvlText w:val="Appendix %7:  "/>
      <w:lvlJc w:val="left"/>
      <w:pPr>
        <w:ind w:left="5040" w:hanging="5040"/>
      </w:pPr>
      <w:rPr>
        <w:rFonts w:hint="default"/>
      </w:rPr>
    </w:lvl>
    <w:lvl w:ilvl="7">
      <w:start w:val="1"/>
      <w:numFmt w:val="decimal"/>
      <w:suff w:val="nothing"/>
      <w:lvlText w:val="%7-%8:  "/>
      <w:lvlJc w:val="left"/>
      <w:pPr>
        <w:ind w:left="5760" w:hanging="5760"/>
      </w:pPr>
      <w:rPr>
        <w:rFonts w:hint="default"/>
      </w:rPr>
    </w:lvl>
    <w:lvl w:ilvl="8">
      <w:start w:val="1"/>
      <w:numFmt w:val="decimal"/>
      <w:suff w:val="nothing"/>
      <w:lvlText w:val="%7-%8.%9:  "/>
      <w:lvlJc w:val="left"/>
      <w:pPr>
        <w:ind w:left="6480" w:hanging="6480"/>
      </w:pPr>
      <w:rPr>
        <w:rFonts w:hint="default"/>
      </w:rPr>
    </w:lvl>
  </w:abstractNum>
  <w:abstractNum w:abstractNumId="33">
    <w:nsid w:val="51CC4933"/>
    <w:multiLevelType w:val="multilevel"/>
    <w:tmpl w:val="44C80046"/>
    <w:lvl w:ilvl="0">
      <w:start w:val="1"/>
      <w:numFmt w:val="decimal"/>
      <w:suff w:val="nothing"/>
      <w:lvlText w:val="Chapter %1:  "/>
      <w:lvlJc w:val="left"/>
      <w:pPr>
        <w:ind w:left="454" w:hanging="454"/>
      </w:pPr>
      <w:rPr>
        <w:rFonts w:hint="default"/>
      </w:rPr>
    </w:lvl>
    <w:lvl w:ilvl="1">
      <w:start w:val="1"/>
      <w:numFmt w:val="decimal"/>
      <w:suff w:val="space"/>
      <w:lvlText w:val="%2.%1"/>
      <w:lvlJc w:val="left"/>
      <w:pPr>
        <w:ind w:left="907" w:hanging="907"/>
      </w:pPr>
      <w:rPr>
        <w:rFonts w:hint="default"/>
      </w:rPr>
    </w:lvl>
    <w:lvl w:ilvl="2">
      <w:start w:val="1"/>
      <w:numFmt w:val="decimal"/>
      <w:suff w:val="space"/>
      <w:lvlText w:val="%1.%2.%3."/>
      <w:lvlJc w:val="left"/>
      <w:pPr>
        <w:ind w:left="2160" w:hanging="2160"/>
      </w:pPr>
      <w:rPr>
        <w:rFonts w:hint="default"/>
      </w:rPr>
    </w:lvl>
    <w:lvl w:ilvl="3">
      <w:start w:val="1"/>
      <w:numFmt w:val="none"/>
      <w:suff w:val="space"/>
      <w:lvlText w:val=""/>
      <w:lvlJc w:val="left"/>
      <w:pPr>
        <w:ind w:left="2880" w:hanging="288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4">
    <w:nsid w:val="51E63E6E"/>
    <w:multiLevelType w:val="hybridMultilevel"/>
    <w:tmpl w:val="8416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507405B"/>
    <w:multiLevelType w:val="multilevel"/>
    <w:tmpl w:val="CD3E4650"/>
    <w:lvl w:ilvl="0">
      <w:start w:val="1"/>
      <w:numFmt w:val="decimal"/>
      <w:suff w:val="nothing"/>
      <w:lvlText w:val="Chapter %1:  "/>
      <w:lvlJc w:val="left"/>
      <w:pPr>
        <w:ind w:left="0" w:firstLine="0"/>
      </w:pPr>
      <w:rPr>
        <w:rFonts w:hint="default"/>
      </w:rPr>
    </w:lvl>
    <w:lvl w:ilvl="1">
      <w:start w:val="1"/>
      <w:numFmt w:val="decimal"/>
      <w:lvlText w:val="%2.%1"/>
      <w:lvlJc w:val="left"/>
      <w:pPr>
        <w:tabs>
          <w:tab w:val="num" w:pos="0"/>
        </w:tabs>
        <w:ind w:left="454" w:hanging="454"/>
      </w:pPr>
      <w:rPr>
        <w:rFonts w:hint="default"/>
      </w:rPr>
    </w:lvl>
    <w:lvl w:ilvl="2">
      <w:start w:val="1"/>
      <w:numFmt w:val="decimal"/>
      <w:lvlText w:val="%1.%2.%3."/>
      <w:lvlJc w:val="left"/>
      <w:pPr>
        <w:tabs>
          <w:tab w:val="num" w:pos="0"/>
        </w:tabs>
        <w:ind w:left="454" w:hanging="454"/>
      </w:pPr>
      <w:rPr>
        <w:rFonts w:hint="default"/>
      </w:rPr>
    </w:lvl>
    <w:lvl w:ilvl="3">
      <w:start w:val="1"/>
      <w:numFmt w:val="none"/>
      <w:lvlText w:val=""/>
      <w:lvlJc w:val="left"/>
      <w:pPr>
        <w:tabs>
          <w:tab w:val="num" w:pos="0"/>
        </w:tabs>
        <w:ind w:left="0" w:firstLine="0"/>
      </w:pPr>
      <w:rPr>
        <w:rFonts w:hint="default"/>
      </w:rPr>
    </w:lvl>
    <w:lvl w:ilvl="4">
      <w:start w:val="1"/>
      <w:numFmt w:val="lowerLetter"/>
      <w:lvlText w:val="%5."/>
      <w:lvlJc w:val="left"/>
      <w:pPr>
        <w:tabs>
          <w:tab w:val="num" w:pos="3600"/>
        </w:tabs>
        <w:ind w:left="454" w:hanging="454"/>
      </w:pPr>
      <w:rPr>
        <w:rFonts w:hint="default"/>
      </w:rPr>
    </w:lvl>
    <w:lvl w:ilvl="5">
      <w:start w:val="1"/>
      <w:numFmt w:val="lowerRoman"/>
      <w:lvlText w:val="%6."/>
      <w:lvlJc w:val="right"/>
      <w:pPr>
        <w:tabs>
          <w:tab w:val="num" w:pos="4320"/>
        </w:tabs>
        <w:ind w:left="454" w:hanging="454"/>
      </w:pPr>
      <w:rPr>
        <w:rFonts w:hint="default"/>
      </w:rPr>
    </w:lvl>
    <w:lvl w:ilvl="6">
      <w:start w:val="1"/>
      <w:numFmt w:val="upperLetter"/>
      <w:suff w:val="nothing"/>
      <w:lvlText w:val="Appendix %7:  "/>
      <w:lvlJc w:val="left"/>
      <w:pPr>
        <w:ind w:left="0" w:firstLine="0"/>
      </w:pPr>
      <w:rPr>
        <w:rFonts w:hint="default"/>
      </w:rPr>
    </w:lvl>
    <w:lvl w:ilvl="7">
      <w:start w:val="1"/>
      <w:numFmt w:val="decimal"/>
      <w:lvlText w:val="%7-%8:  "/>
      <w:lvlJc w:val="left"/>
      <w:pPr>
        <w:tabs>
          <w:tab w:val="num" w:pos="0"/>
        </w:tabs>
        <w:ind w:left="454" w:hanging="454"/>
      </w:pPr>
      <w:rPr>
        <w:rFonts w:hint="default"/>
      </w:rPr>
    </w:lvl>
    <w:lvl w:ilvl="8">
      <w:start w:val="1"/>
      <w:numFmt w:val="decimal"/>
      <w:lvlText w:val="%7-%8.%9:  "/>
      <w:lvlJc w:val="left"/>
      <w:pPr>
        <w:tabs>
          <w:tab w:val="num" w:pos="0"/>
        </w:tabs>
        <w:ind w:left="454" w:hanging="454"/>
      </w:pPr>
      <w:rPr>
        <w:rFonts w:hint="default"/>
      </w:rPr>
    </w:lvl>
  </w:abstractNum>
  <w:abstractNum w:abstractNumId="36">
    <w:nsid w:val="592E036C"/>
    <w:multiLevelType w:val="multilevel"/>
    <w:tmpl w:val="648A8964"/>
    <w:lvl w:ilvl="0">
      <w:start w:val="1"/>
      <w:numFmt w:val="decimal"/>
      <w:suff w:val="nothing"/>
      <w:lvlText w:val="Chapter %1:  "/>
      <w:lvlJc w:val="left"/>
      <w:pPr>
        <w:ind w:left="0" w:firstLine="0"/>
      </w:pPr>
      <w:rPr>
        <w:rFonts w:hint="default"/>
      </w:rPr>
    </w:lvl>
    <w:lvl w:ilvl="1">
      <w:start w:val="1"/>
      <w:numFmt w:val="decimal"/>
      <w:lvlText w:val="%2.%1"/>
      <w:lvlJc w:val="left"/>
      <w:pPr>
        <w:tabs>
          <w:tab w:val="num" w:pos="0"/>
        </w:tabs>
        <w:ind w:left="454" w:hanging="454"/>
      </w:pPr>
      <w:rPr>
        <w:rFonts w:hint="default"/>
      </w:rPr>
    </w:lvl>
    <w:lvl w:ilvl="2">
      <w:start w:val="1"/>
      <w:numFmt w:val="decimal"/>
      <w:lvlText w:val="%1.%2.%3."/>
      <w:lvlJc w:val="left"/>
      <w:pPr>
        <w:tabs>
          <w:tab w:val="num" w:pos="0"/>
        </w:tabs>
        <w:ind w:left="454" w:hanging="454"/>
      </w:pPr>
      <w:rPr>
        <w:rFonts w:hint="default"/>
      </w:rPr>
    </w:lvl>
    <w:lvl w:ilvl="3">
      <w:start w:val="1"/>
      <w:numFmt w:val="none"/>
      <w:lvlText w:val=""/>
      <w:lvlJc w:val="left"/>
      <w:pPr>
        <w:tabs>
          <w:tab w:val="num" w:pos="0"/>
        </w:tabs>
        <w:ind w:left="0" w:firstLine="0"/>
      </w:pPr>
      <w:rPr>
        <w:rFonts w:hint="default"/>
      </w:rPr>
    </w:lvl>
    <w:lvl w:ilvl="4">
      <w:start w:val="1"/>
      <w:numFmt w:val="lowerLetter"/>
      <w:lvlText w:val="%5."/>
      <w:lvlJc w:val="left"/>
      <w:pPr>
        <w:tabs>
          <w:tab w:val="num" w:pos="3600"/>
        </w:tabs>
        <w:ind w:left="454" w:hanging="454"/>
      </w:pPr>
      <w:rPr>
        <w:rFonts w:hint="default"/>
      </w:rPr>
    </w:lvl>
    <w:lvl w:ilvl="5">
      <w:start w:val="1"/>
      <w:numFmt w:val="lowerRoman"/>
      <w:lvlText w:val="%6."/>
      <w:lvlJc w:val="right"/>
      <w:pPr>
        <w:tabs>
          <w:tab w:val="num" w:pos="4320"/>
        </w:tabs>
        <w:ind w:left="454" w:hanging="454"/>
      </w:pPr>
      <w:rPr>
        <w:rFonts w:hint="default"/>
      </w:rPr>
    </w:lvl>
    <w:lvl w:ilvl="6">
      <w:start w:val="1"/>
      <w:numFmt w:val="upperLetter"/>
      <w:suff w:val="nothing"/>
      <w:lvlText w:val="Appendix %7:  "/>
      <w:lvlJc w:val="left"/>
      <w:pPr>
        <w:ind w:left="0" w:firstLine="0"/>
      </w:pPr>
      <w:rPr>
        <w:rFonts w:hint="default"/>
      </w:rPr>
    </w:lvl>
    <w:lvl w:ilvl="7">
      <w:start w:val="1"/>
      <w:numFmt w:val="decimal"/>
      <w:lvlText w:val="%7-%8:  "/>
      <w:lvlJc w:val="left"/>
      <w:pPr>
        <w:tabs>
          <w:tab w:val="num" w:pos="0"/>
        </w:tabs>
        <w:ind w:left="454" w:hanging="454"/>
      </w:pPr>
      <w:rPr>
        <w:rFonts w:hint="default"/>
      </w:rPr>
    </w:lvl>
    <w:lvl w:ilvl="8">
      <w:start w:val="1"/>
      <w:numFmt w:val="decimal"/>
      <w:lvlText w:val="%7-%8.%9:  "/>
      <w:lvlJc w:val="left"/>
      <w:pPr>
        <w:tabs>
          <w:tab w:val="num" w:pos="0"/>
        </w:tabs>
        <w:ind w:left="454" w:hanging="454"/>
      </w:pPr>
      <w:rPr>
        <w:rFonts w:hint="default"/>
      </w:rPr>
    </w:lvl>
  </w:abstractNum>
  <w:abstractNum w:abstractNumId="37">
    <w:nsid w:val="5E110CDA"/>
    <w:multiLevelType w:val="hybridMultilevel"/>
    <w:tmpl w:val="57B670E0"/>
    <w:lvl w:ilvl="0" w:tplc="1C14A87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2A822AF"/>
    <w:multiLevelType w:val="hybridMultilevel"/>
    <w:tmpl w:val="9EB02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37E2FE9"/>
    <w:multiLevelType w:val="hybridMultilevel"/>
    <w:tmpl w:val="87E4B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7C82FD2"/>
    <w:multiLevelType w:val="hybridMultilevel"/>
    <w:tmpl w:val="7F2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0E36B4"/>
    <w:multiLevelType w:val="multilevel"/>
    <w:tmpl w:val="5D40E6DE"/>
    <w:lvl w:ilvl="0">
      <w:start w:val="1"/>
      <w:numFmt w:val="decimal"/>
      <w:suff w:val="nothing"/>
      <w:lvlText w:val="Chapter %1:  "/>
      <w:lvlJc w:val="left"/>
      <w:pPr>
        <w:ind w:left="0" w:firstLine="0"/>
      </w:pPr>
      <w:rPr>
        <w:rFonts w:hint="default"/>
      </w:rPr>
    </w:lvl>
    <w:lvl w:ilvl="1">
      <w:start w:val="1"/>
      <w:numFmt w:val="decimal"/>
      <w:suff w:val="space"/>
      <w:lvlText w:val="%2.%1"/>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lowerLetter"/>
      <w:lvlText w:val="%5."/>
      <w:lvlJc w:val="left"/>
      <w:pPr>
        <w:tabs>
          <w:tab w:val="num" w:pos="3600"/>
        </w:tabs>
        <w:ind w:left="0" w:firstLine="0"/>
      </w:pPr>
      <w:rPr>
        <w:rFonts w:hint="default"/>
      </w:rPr>
    </w:lvl>
    <w:lvl w:ilvl="5">
      <w:start w:val="1"/>
      <w:numFmt w:val="lowerRoman"/>
      <w:lvlText w:val="%6."/>
      <w:lvlJc w:val="right"/>
      <w:pPr>
        <w:tabs>
          <w:tab w:val="num" w:pos="4320"/>
        </w:tabs>
        <w:ind w:left="0" w:firstLine="0"/>
      </w:pPr>
      <w:rPr>
        <w:rFonts w:hint="default"/>
      </w:rPr>
    </w:lvl>
    <w:lvl w:ilvl="6">
      <w:start w:val="1"/>
      <w:numFmt w:val="upperLetter"/>
      <w:suff w:val="nothing"/>
      <w:lvlText w:val="Appendix %7:  "/>
      <w:lvlJc w:val="left"/>
      <w:pPr>
        <w:ind w:left="0" w:firstLine="0"/>
      </w:pPr>
      <w:rPr>
        <w:rFonts w:hint="default"/>
      </w:rPr>
    </w:lvl>
    <w:lvl w:ilvl="7">
      <w:start w:val="1"/>
      <w:numFmt w:val="decimal"/>
      <w:suff w:val="nothing"/>
      <w:lvlText w:val="%7-%8:  "/>
      <w:lvlJc w:val="left"/>
      <w:pPr>
        <w:ind w:left="0" w:firstLine="0"/>
      </w:pPr>
      <w:rPr>
        <w:rFonts w:hint="default"/>
      </w:rPr>
    </w:lvl>
    <w:lvl w:ilvl="8">
      <w:start w:val="1"/>
      <w:numFmt w:val="decimal"/>
      <w:suff w:val="nothing"/>
      <w:lvlText w:val="%7-%8.%9:  "/>
      <w:lvlJc w:val="left"/>
      <w:pPr>
        <w:ind w:left="0" w:firstLine="0"/>
      </w:pPr>
      <w:rPr>
        <w:rFonts w:hint="default"/>
      </w:rPr>
    </w:lvl>
  </w:abstractNum>
  <w:abstractNum w:abstractNumId="42">
    <w:nsid w:val="72712B4D"/>
    <w:multiLevelType w:val="hybridMultilevel"/>
    <w:tmpl w:val="EC2C1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F74A54"/>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3"/>
  </w:num>
  <w:num w:numId="2">
    <w:abstractNumId w:val="24"/>
  </w:num>
  <w:num w:numId="3">
    <w:abstractNumId w:val="33"/>
  </w:num>
  <w:num w:numId="4">
    <w:abstractNumId w:val="30"/>
  </w:num>
  <w:num w:numId="5">
    <w:abstractNumId w:val="13"/>
  </w:num>
  <w:num w:numId="6">
    <w:abstractNumId w:val="32"/>
  </w:num>
  <w:num w:numId="7">
    <w:abstractNumId w:val="20"/>
  </w:num>
  <w:num w:numId="8">
    <w:abstractNumId w:val="11"/>
  </w:num>
  <w:num w:numId="9">
    <w:abstractNumId w:val="16"/>
  </w:num>
  <w:num w:numId="10">
    <w:abstractNumId w:val="18"/>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41"/>
  </w:num>
  <w:num w:numId="22">
    <w:abstractNumId w:val="35"/>
  </w:num>
  <w:num w:numId="23">
    <w:abstractNumId w:val="36"/>
  </w:num>
  <w:num w:numId="24">
    <w:abstractNumId w:val="43"/>
  </w:num>
  <w:num w:numId="25">
    <w:abstractNumId w:val="0"/>
  </w:num>
  <w:num w:numId="26">
    <w:abstractNumId w:val="28"/>
  </w:num>
  <w:num w:numId="27">
    <w:abstractNumId w:val="26"/>
  </w:num>
  <w:num w:numId="28">
    <w:abstractNumId w:val="22"/>
  </w:num>
  <w:num w:numId="29">
    <w:abstractNumId w:val="15"/>
  </w:num>
  <w:num w:numId="30">
    <w:abstractNumId w:val="25"/>
  </w:num>
  <w:num w:numId="31">
    <w:abstractNumId w:val="38"/>
  </w:num>
  <w:num w:numId="32">
    <w:abstractNumId w:val="42"/>
  </w:num>
  <w:num w:numId="33">
    <w:abstractNumId w:val="14"/>
  </w:num>
  <w:num w:numId="34">
    <w:abstractNumId w:val="21"/>
  </w:num>
  <w:num w:numId="35">
    <w:abstractNumId w:val="37"/>
  </w:num>
  <w:num w:numId="36">
    <w:abstractNumId w:val="12"/>
  </w:num>
  <w:num w:numId="37">
    <w:abstractNumId w:val="27"/>
  </w:num>
  <w:num w:numId="38">
    <w:abstractNumId w:val="29"/>
  </w:num>
  <w:num w:numId="39">
    <w:abstractNumId w:val="19"/>
  </w:num>
  <w:num w:numId="40">
    <w:abstractNumId w:val="39"/>
  </w:num>
  <w:num w:numId="41">
    <w:abstractNumId w:val="34"/>
  </w:num>
  <w:num w:numId="42">
    <w:abstractNumId w:val="17"/>
  </w:num>
  <w:num w:numId="43">
    <w:abstractNumId w:val="31"/>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GB" w:vendorID="64" w:dllVersion="131078" w:nlCheck="1" w:checkStyle="1"/>
  <w:activeWritingStyle w:appName="MSWord" w:lang="en-AU" w:vendorID="64" w:dllVersion="131078" w:nlCheck="1" w:checkStyle="1"/>
  <w:activeWritingStyle w:appName="MSWord" w:lang="en-US" w:vendorID="64" w:dllVersion="131078" w:nlCheck="1" w:checkStyle="1"/>
  <w:proofState w:spelling="clean" w:grammar="clean"/>
  <w:revisionView w:markup="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dxrfv0zyvsrr2expadxex5pprw2vrvw9rza&quot;&gt;My EndNote Library&lt;record-ids&gt;&lt;item&gt;3&lt;/item&gt;&lt;item&gt;4&lt;/item&gt;&lt;item&gt;6&lt;/item&gt;&lt;item&gt;7&lt;/item&gt;&lt;item&gt;8&lt;/item&gt;&lt;item&gt;9&lt;/item&gt;&lt;item&gt;10&lt;/item&gt;&lt;item&gt;12&lt;/item&gt;&lt;item&gt;14&lt;/item&gt;&lt;item&gt;15&lt;/item&gt;&lt;item&gt;16&lt;/item&gt;&lt;item&gt;20&lt;/item&gt;&lt;item&gt;21&lt;/item&gt;&lt;item&gt;22&lt;/item&gt;&lt;item&gt;23&lt;/item&gt;&lt;item&gt;24&lt;/item&gt;&lt;item&gt;25&lt;/item&gt;&lt;item&gt;27&lt;/item&gt;&lt;item&gt;28&lt;/item&gt;&lt;item&gt;29&lt;/item&gt;&lt;item&gt;32&lt;/item&gt;&lt;item&gt;33&lt;/item&gt;&lt;item&gt;34&lt;/item&gt;&lt;item&gt;35&lt;/item&gt;&lt;item&gt;36&lt;/item&gt;&lt;item&gt;38&lt;/item&gt;&lt;item&gt;39&lt;/item&gt;&lt;item&gt;40&lt;/item&gt;&lt;item&gt;41&lt;/item&gt;&lt;item&gt;42&lt;/item&gt;&lt;item&gt;43&lt;/item&gt;&lt;item&gt;44&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3&lt;/item&gt;&lt;/record-ids&gt;&lt;/item&gt;&lt;/Libraries&gt;"/>
  </w:docVars>
  <w:rsids>
    <w:rsidRoot w:val="00F37EE5"/>
    <w:rsid w:val="0002264F"/>
    <w:rsid w:val="0002385C"/>
    <w:rsid w:val="00036458"/>
    <w:rsid w:val="00053988"/>
    <w:rsid w:val="00057B2E"/>
    <w:rsid w:val="00062A76"/>
    <w:rsid w:val="00063A11"/>
    <w:rsid w:val="0008136D"/>
    <w:rsid w:val="00083DCE"/>
    <w:rsid w:val="00084A5F"/>
    <w:rsid w:val="00093B24"/>
    <w:rsid w:val="000A02CF"/>
    <w:rsid w:val="000A0CE5"/>
    <w:rsid w:val="000A2EF9"/>
    <w:rsid w:val="000A60DC"/>
    <w:rsid w:val="000A6ED8"/>
    <w:rsid w:val="000B1782"/>
    <w:rsid w:val="000D05CB"/>
    <w:rsid w:val="000E328A"/>
    <w:rsid w:val="00102083"/>
    <w:rsid w:val="00117EC4"/>
    <w:rsid w:val="001457A4"/>
    <w:rsid w:val="00145827"/>
    <w:rsid w:val="0015738F"/>
    <w:rsid w:val="00167BDD"/>
    <w:rsid w:val="00173B9F"/>
    <w:rsid w:val="00185067"/>
    <w:rsid w:val="001932A7"/>
    <w:rsid w:val="001951CB"/>
    <w:rsid w:val="00197CE3"/>
    <w:rsid w:val="001A36A2"/>
    <w:rsid w:val="001D175F"/>
    <w:rsid w:val="001D6D76"/>
    <w:rsid w:val="001E1F22"/>
    <w:rsid w:val="001E4B5B"/>
    <w:rsid w:val="001E5DBC"/>
    <w:rsid w:val="001E5DF8"/>
    <w:rsid w:val="0020316B"/>
    <w:rsid w:val="00231146"/>
    <w:rsid w:val="00242CBF"/>
    <w:rsid w:val="00243D7B"/>
    <w:rsid w:val="002478D9"/>
    <w:rsid w:val="00247F2B"/>
    <w:rsid w:val="00251E46"/>
    <w:rsid w:val="00262734"/>
    <w:rsid w:val="00265F8F"/>
    <w:rsid w:val="00272E22"/>
    <w:rsid w:val="00273097"/>
    <w:rsid w:val="00273B62"/>
    <w:rsid w:val="00274AB7"/>
    <w:rsid w:val="0027647B"/>
    <w:rsid w:val="00290BE7"/>
    <w:rsid w:val="00291FC5"/>
    <w:rsid w:val="002965D3"/>
    <w:rsid w:val="002A56DB"/>
    <w:rsid w:val="002B4E24"/>
    <w:rsid w:val="002B7213"/>
    <w:rsid w:val="002C201E"/>
    <w:rsid w:val="002D1210"/>
    <w:rsid w:val="002D3A8A"/>
    <w:rsid w:val="002D77CE"/>
    <w:rsid w:val="002E4D1A"/>
    <w:rsid w:val="002E5D89"/>
    <w:rsid w:val="002F5CAC"/>
    <w:rsid w:val="00305A45"/>
    <w:rsid w:val="00306201"/>
    <w:rsid w:val="00306644"/>
    <w:rsid w:val="00313A72"/>
    <w:rsid w:val="00313D79"/>
    <w:rsid w:val="00321661"/>
    <w:rsid w:val="003270C8"/>
    <w:rsid w:val="00341753"/>
    <w:rsid w:val="00342A88"/>
    <w:rsid w:val="00370161"/>
    <w:rsid w:val="003764C1"/>
    <w:rsid w:val="00397149"/>
    <w:rsid w:val="003B3C17"/>
    <w:rsid w:val="003B6239"/>
    <w:rsid w:val="003C0DDB"/>
    <w:rsid w:val="003C1653"/>
    <w:rsid w:val="003D1981"/>
    <w:rsid w:val="003D573C"/>
    <w:rsid w:val="003E3108"/>
    <w:rsid w:val="003E5448"/>
    <w:rsid w:val="003F2A19"/>
    <w:rsid w:val="003F2B5B"/>
    <w:rsid w:val="003F409F"/>
    <w:rsid w:val="003F6709"/>
    <w:rsid w:val="003F71E1"/>
    <w:rsid w:val="003F7EC3"/>
    <w:rsid w:val="00406DBF"/>
    <w:rsid w:val="00412374"/>
    <w:rsid w:val="00413723"/>
    <w:rsid w:val="00413922"/>
    <w:rsid w:val="00425B22"/>
    <w:rsid w:val="0043081B"/>
    <w:rsid w:val="0043585F"/>
    <w:rsid w:val="004507AE"/>
    <w:rsid w:val="0045098B"/>
    <w:rsid w:val="00451281"/>
    <w:rsid w:val="004540F4"/>
    <w:rsid w:val="004565CC"/>
    <w:rsid w:val="00461A9F"/>
    <w:rsid w:val="00472157"/>
    <w:rsid w:val="00484263"/>
    <w:rsid w:val="004932C5"/>
    <w:rsid w:val="00494312"/>
    <w:rsid w:val="004A3811"/>
    <w:rsid w:val="004B2BAE"/>
    <w:rsid w:val="004C0223"/>
    <w:rsid w:val="004C483A"/>
    <w:rsid w:val="004C6EDA"/>
    <w:rsid w:val="004C7BAB"/>
    <w:rsid w:val="004D2EBD"/>
    <w:rsid w:val="004E380A"/>
    <w:rsid w:val="00500535"/>
    <w:rsid w:val="00504D3D"/>
    <w:rsid w:val="00512503"/>
    <w:rsid w:val="00521B16"/>
    <w:rsid w:val="0055148A"/>
    <w:rsid w:val="00551DA8"/>
    <w:rsid w:val="00554C1B"/>
    <w:rsid w:val="00574C98"/>
    <w:rsid w:val="005A25EF"/>
    <w:rsid w:val="005A320C"/>
    <w:rsid w:val="005A35C9"/>
    <w:rsid w:val="005B445C"/>
    <w:rsid w:val="005B7D55"/>
    <w:rsid w:val="005C0C60"/>
    <w:rsid w:val="005C4DA2"/>
    <w:rsid w:val="005C5A6C"/>
    <w:rsid w:val="005D3806"/>
    <w:rsid w:val="005D394A"/>
    <w:rsid w:val="005E17BF"/>
    <w:rsid w:val="00611D67"/>
    <w:rsid w:val="006263A1"/>
    <w:rsid w:val="00632D9C"/>
    <w:rsid w:val="00634401"/>
    <w:rsid w:val="00640354"/>
    <w:rsid w:val="00650C97"/>
    <w:rsid w:val="006519BB"/>
    <w:rsid w:val="006842E9"/>
    <w:rsid w:val="00685737"/>
    <w:rsid w:val="0069071A"/>
    <w:rsid w:val="00691E91"/>
    <w:rsid w:val="006C2276"/>
    <w:rsid w:val="006F44FF"/>
    <w:rsid w:val="007005E6"/>
    <w:rsid w:val="00701CC5"/>
    <w:rsid w:val="00725362"/>
    <w:rsid w:val="00725532"/>
    <w:rsid w:val="007359CB"/>
    <w:rsid w:val="00737B0B"/>
    <w:rsid w:val="00746802"/>
    <w:rsid w:val="00763757"/>
    <w:rsid w:val="0077436B"/>
    <w:rsid w:val="00776595"/>
    <w:rsid w:val="00786ABE"/>
    <w:rsid w:val="007A311F"/>
    <w:rsid w:val="007A3D3A"/>
    <w:rsid w:val="007A495D"/>
    <w:rsid w:val="007A4FB3"/>
    <w:rsid w:val="007A7EE3"/>
    <w:rsid w:val="007C3423"/>
    <w:rsid w:val="007D44EA"/>
    <w:rsid w:val="007D521A"/>
    <w:rsid w:val="00802CDC"/>
    <w:rsid w:val="00813EDC"/>
    <w:rsid w:val="008256A8"/>
    <w:rsid w:val="00825CFF"/>
    <w:rsid w:val="0084390C"/>
    <w:rsid w:val="008516F2"/>
    <w:rsid w:val="00856ADB"/>
    <w:rsid w:val="00857D89"/>
    <w:rsid w:val="008604C5"/>
    <w:rsid w:val="00877E2C"/>
    <w:rsid w:val="0088113D"/>
    <w:rsid w:val="0088312F"/>
    <w:rsid w:val="0089226B"/>
    <w:rsid w:val="0089594C"/>
    <w:rsid w:val="008A4393"/>
    <w:rsid w:val="008A72C6"/>
    <w:rsid w:val="008B427E"/>
    <w:rsid w:val="008B6975"/>
    <w:rsid w:val="008D220A"/>
    <w:rsid w:val="008D4D34"/>
    <w:rsid w:val="008D6335"/>
    <w:rsid w:val="0090654C"/>
    <w:rsid w:val="00912298"/>
    <w:rsid w:val="00912C54"/>
    <w:rsid w:val="0091702D"/>
    <w:rsid w:val="00921466"/>
    <w:rsid w:val="00931576"/>
    <w:rsid w:val="00931CCB"/>
    <w:rsid w:val="0093518F"/>
    <w:rsid w:val="00936FD7"/>
    <w:rsid w:val="00945315"/>
    <w:rsid w:val="00954617"/>
    <w:rsid w:val="00987EEE"/>
    <w:rsid w:val="0099040B"/>
    <w:rsid w:val="0099428B"/>
    <w:rsid w:val="009B4B47"/>
    <w:rsid w:val="009B6EE2"/>
    <w:rsid w:val="009D1080"/>
    <w:rsid w:val="009E30B0"/>
    <w:rsid w:val="009E711A"/>
    <w:rsid w:val="009F24A5"/>
    <w:rsid w:val="009F621E"/>
    <w:rsid w:val="00A064DA"/>
    <w:rsid w:val="00A07844"/>
    <w:rsid w:val="00A078AA"/>
    <w:rsid w:val="00A1252C"/>
    <w:rsid w:val="00A209B9"/>
    <w:rsid w:val="00A2755E"/>
    <w:rsid w:val="00A27D16"/>
    <w:rsid w:val="00A447D5"/>
    <w:rsid w:val="00A704D3"/>
    <w:rsid w:val="00A90EA9"/>
    <w:rsid w:val="00A91A57"/>
    <w:rsid w:val="00A95F98"/>
    <w:rsid w:val="00AA00D0"/>
    <w:rsid w:val="00AB4044"/>
    <w:rsid w:val="00AE7CBA"/>
    <w:rsid w:val="00B15191"/>
    <w:rsid w:val="00B359ED"/>
    <w:rsid w:val="00B4162D"/>
    <w:rsid w:val="00B41E83"/>
    <w:rsid w:val="00B425D2"/>
    <w:rsid w:val="00B50550"/>
    <w:rsid w:val="00B5521A"/>
    <w:rsid w:val="00B5756A"/>
    <w:rsid w:val="00B5779B"/>
    <w:rsid w:val="00B602D3"/>
    <w:rsid w:val="00B622EE"/>
    <w:rsid w:val="00B67019"/>
    <w:rsid w:val="00B8728B"/>
    <w:rsid w:val="00B9160F"/>
    <w:rsid w:val="00B91B6A"/>
    <w:rsid w:val="00B9231E"/>
    <w:rsid w:val="00BA2134"/>
    <w:rsid w:val="00BA3734"/>
    <w:rsid w:val="00BA7DC0"/>
    <w:rsid w:val="00BB29B4"/>
    <w:rsid w:val="00BC0D4B"/>
    <w:rsid w:val="00BD193B"/>
    <w:rsid w:val="00BE3D8D"/>
    <w:rsid w:val="00BE4275"/>
    <w:rsid w:val="00BE4B28"/>
    <w:rsid w:val="00BE78D6"/>
    <w:rsid w:val="00BF200A"/>
    <w:rsid w:val="00C1368E"/>
    <w:rsid w:val="00C231A1"/>
    <w:rsid w:val="00C24741"/>
    <w:rsid w:val="00C26445"/>
    <w:rsid w:val="00C30B96"/>
    <w:rsid w:val="00C35DE3"/>
    <w:rsid w:val="00C465B4"/>
    <w:rsid w:val="00C50362"/>
    <w:rsid w:val="00C5574F"/>
    <w:rsid w:val="00C75A06"/>
    <w:rsid w:val="00C77742"/>
    <w:rsid w:val="00C8110A"/>
    <w:rsid w:val="00C90D99"/>
    <w:rsid w:val="00C95461"/>
    <w:rsid w:val="00CA047A"/>
    <w:rsid w:val="00CA24B3"/>
    <w:rsid w:val="00CA3A51"/>
    <w:rsid w:val="00CB4368"/>
    <w:rsid w:val="00CC5BF3"/>
    <w:rsid w:val="00CC67D0"/>
    <w:rsid w:val="00CE2D0E"/>
    <w:rsid w:val="00CE3CB2"/>
    <w:rsid w:val="00CE73A3"/>
    <w:rsid w:val="00CF105F"/>
    <w:rsid w:val="00D03C5D"/>
    <w:rsid w:val="00D0608D"/>
    <w:rsid w:val="00D158BE"/>
    <w:rsid w:val="00D17B9E"/>
    <w:rsid w:val="00D23519"/>
    <w:rsid w:val="00D34DBC"/>
    <w:rsid w:val="00D355A6"/>
    <w:rsid w:val="00D42F51"/>
    <w:rsid w:val="00D46E6A"/>
    <w:rsid w:val="00D504B5"/>
    <w:rsid w:val="00D562FD"/>
    <w:rsid w:val="00D80232"/>
    <w:rsid w:val="00D81F05"/>
    <w:rsid w:val="00D86FDC"/>
    <w:rsid w:val="00D96492"/>
    <w:rsid w:val="00DA225C"/>
    <w:rsid w:val="00DA3DA5"/>
    <w:rsid w:val="00DB22AF"/>
    <w:rsid w:val="00DB44D1"/>
    <w:rsid w:val="00DB6379"/>
    <w:rsid w:val="00DC45B1"/>
    <w:rsid w:val="00DD15D0"/>
    <w:rsid w:val="00DE21B5"/>
    <w:rsid w:val="00DE5312"/>
    <w:rsid w:val="00DE5625"/>
    <w:rsid w:val="00DF2201"/>
    <w:rsid w:val="00DF6782"/>
    <w:rsid w:val="00DF7396"/>
    <w:rsid w:val="00E016F6"/>
    <w:rsid w:val="00E046E0"/>
    <w:rsid w:val="00E3083E"/>
    <w:rsid w:val="00E34435"/>
    <w:rsid w:val="00E37AB3"/>
    <w:rsid w:val="00E45EF9"/>
    <w:rsid w:val="00E67500"/>
    <w:rsid w:val="00E7091C"/>
    <w:rsid w:val="00E739C8"/>
    <w:rsid w:val="00E74383"/>
    <w:rsid w:val="00E9331C"/>
    <w:rsid w:val="00EA3164"/>
    <w:rsid w:val="00EB0926"/>
    <w:rsid w:val="00EB52D4"/>
    <w:rsid w:val="00EC4487"/>
    <w:rsid w:val="00ED2A19"/>
    <w:rsid w:val="00ED4512"/>
    <w:rsid w:val="00ED62DC"/>
    <w:rsid w:val="00EE1A15"/>
    <w:rsid w:val="00EE29F7"/>
    <w:rsid w:val="00EE50FF"/>
    <w:rsid w:val="00EF2B42"/>
    <w:rsid w:val="00F02386"/>
    <w:rsid w:val="00F137F3"/>
    <w:rsid w:val="00F23FDE"/>
    <w:rsid w:val="00F33117"/>
    <w:rsid w:val="00F33D2F"/>
    <w:rsid w:val="00F364F3"/>
    <w:rsid w:val="00F37EE5"/>
    <w:rsid w:val="00F44D5B"/>
    <w:rsid w:val="00F532C0"/>
    <w:rsid w:val="00F55A79"/>
    <w:rsid w:val="00F55DB1"/>
    <w:rsid w:val="00F56834"/>
    <w:rsid w:val="00F611E9"/>
    <w:rsid w:val="00F71AFA"/>
    <w:rsid w:val="00F8014B"/>
    <w:rsid w:val="00F8667A"/>
    <w:rsid w:val="00F9383A"/>
    <w:rsid w:val="00FA0570"/>
    <w:rsid w:val="00FC0A6A"/>
    <w:rsid w:val="00FC1DBF"/>
    <w:rsid w:val="00FE05EC"/>
    <w:rsid w:val="00FE3537"/>
    <w:rsid w:val="00FE4C59"/>
    <w:rsid w:val="00FF2BF2"/>
    <w:rsid w:val="00FF5691"/>
    <w:rsid w:val="00FF5DE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82D8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AU"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B3C17"/>
    <w:pPr>
      <w:keepLines/>
      <w:spacing w:after="240" w:line="360" w:lineRule="auto"/>
      <w:jc w:val="both"/>
    </w:pPr>
    <w:rPr>
      <w:sz w:val="22"/>
      <w:lang w:val="en-GB" w:eastAsia="en-GB"/>
    </w:rPr>
  </w:style>
  <w:style w:type="paragraph" w:styleId="Heading1">
    <w:name w:val="heading 1"/>
    <w:basedOn w:val="Normal"/>
    <w:next w:val="Normal"/>
    <w:qFormat/>
    <w:rsid w:val="0099428B"/>
    <w:pPr>
      <w:keepNext/>
      <w:pageBreakBefore/>
      <w:numPr>
        <w:numId w:val="9"/>
      </w:numPr>
      <w:spacing w:after="360" w:line="240" w:lineRule="auto"/>
      <w:jc w:val="center"/>
      <w:outlineLvl w:val="0"/>
    </w:pPr>
    <w:rPr>
      <w:rFonts w:ascii="Arial" w:hAnsi="Arial" w:cs="Arial"/>
      <w:b/>
      <w:bCs/>
      <w:kern w:val="32"/>
      <w:sz w:val="32"/>
      <w:szCs w:val="32"/>
    </w:rPr>
  </w:style>
  <w:style w:type="paragraph" w:styleId="Heading2">
    <w:name w:val="heading 2"/>
    <w:basedOn w:val="Normal"/>
    <w:next w:val="Normal"/>
    <w:link w:val="Heading2Char"/>
    <w:qFormat/>
    <w:rsid w:val="00B15191"/>
    <w:pPr>
      <w:keepNext/>
      <w:numPr>
        <w:ilvl w:val="1"/>
        <w:numId w:val="9"/>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3757"/>
    <w:pPr>
      <w:keepNext/>
      <w:numPr>
        <w:ilvl w:val="2"/>
        <w:numId w:val="9"/>
      </w:numPr>
      <w:spacing w:before="240" w:after="60"/>
      <w:outlineLvl w:val="2"/>
    </w:pPr>
    <w:rPr>
      <w:rFonts w:ascii="Arial" w:hAnsi="Arial" w:cs="Arial"/>
      <w:b/>
      <w:bCs/>
      <w:sz w:val="26"/>
      <w:szCs w:val="26"/>
    </w:rPr>
  </w:style>
  <w:style w:type="paragraph" w:styleId="Heading4">
    <w:name w:val="heading 4"/>
    <w:basedOn w:val="Heading3"/>
    <w:next w:val="Normal"/>
    <w:qFormat/>
    <w:rsid w:val="00F611E9"/>
    <w:pPr>
      <w:numPr>
        <w:ilvl w:val="3"/>
      </w:numPr>
      <w:outlineLvl w:val="3"/>
    </w:pPr>
    <w:rPr>
      <w:bCs w:val="0"/>
      <w:szCs w:val="28"/>
    </w:rPr>
  </w:style>
  <w:style w:type="paragraph" w:styleId="Heading7">
    <w:name w:val="heading 7"/>
    <w:basedOn w:val="Normal"/>
    <w:next w:val="Normal"/>
    <w:qFormat/>
    <w:rsid w:val="0099428B"/>
    <w:pPr>
      <w:keepNext/>
      <w:pageBreakBefore/>
      <w:numPr>
        <w:ilvl w:val="6"/>
        <w:numId w:val="9"/>
      </w:numPr>
      <w:spacing w:before="240" w:after="60"/>
      <w:jc w:val="center"/>
      <w:outlineLvl w:val="6"/>
    </w:pPr>
    <w:rPr>
      <w:rFonts w:ascii="Arial" w:hAnsi="Arial"/>
      <w:b/>
      <w:sz w:val="32"/>
    </w:rPr>
  </w:style>
  <w:style w:type="paragraph" w:styleId="Heading8">
    <w:name w:val="heading 8"/>
    <w:basedOn w:val="Normal"/>
    <w:next w:val="Normal"/>
    <w:qFormat/>
    <w:rsid w:val="00B15191"/>
    <w:pPr>
      <w:numPr>
        <w:ilvl w:val="7"/>
        <w:numId w:val="9"/>
      </w:numPr>
      <w:spacing w:before="240" w:after="60"/>
      <w:outlineLvl w:val="7"/>
    </w:pPr>
    <w:rPr>
      <w:rFonts w:ascii="Arial" w:hAnsi="Arial"/>
      <w:b/>
      <w:i/>
      <w:iCs/>
      <w:sz w:val="28"/>
    </w:rPr>
  </w:style>
  <w:style w:type="paragraph" w:styleId="Heading9">
    <w:name w:val="heading 9"/>
    <w:basedOn w:val="Normal"/>
    <w:next w:val="Normal"/>
    <w:qFormat/>
    <w:rsid w:val="00B15191"/>
    <w:pPr>
      <w:numPr>
        <w:ilvl w:val="8"/>
        <w:numId w:val="9"/>
      </w:numPr>
      <w:spacing w:before="240" w:after="60"/>
      <w:outlineLvl w:val="8"/>
    </w:pPr>
    <w:rPr>
      <w:rFonts w:ascii="Arial" w:hAnsi="Arial" w:cs="Arial"/>
      <w:b/>
      <w:sz w:val="26"/>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rsid w:val="0088113D"/>
    <w:pPr>
      <w:spacing w:before="120" w:after="120" w:line="240" w:lineRule="auto"/>
      <w:jc w:val="left"/>
    </w:pPr>
    <w:rPr>
      <w:sz w:val="20"/>
      <w:szCs w:val="20"/>
      <w:lang w:val="en-AU" w:eastAsia="en-US"/>
    </w:rPr>
  </w:style>
  <w:style w:type="paragraph" w:styleId="FootnoteText">
    <w:name w:val="footnote text"/>
    <w:basedOn w:val="Normal"/>
    <w:semiHidden/>
    <w:rsid w:val="0088113D"/>
    <w:pPr>
      <w:spacing w:after="0" w:line="240" w:lineRule="auto"/>
      <w:jc w:val="left"/>
    </w:pPr>
    <w:rPr>
      <w:rFonts w:ascii="Arial" w:hAnsi="Arial"/>
      <w:sz w:val="18"/>
      <w:szCs w:val="20"/>
      <w:lang w:val="en-AU" w:eastAsia="en-US"/>
    </w:rPr>
  </w:style>
  <w:style w:type="character" w:styleId="FootnoteReference">
    <w:name w:val="footnote reference"/>
    <w:semiHidden/>
    <w:rsid w:val="0088113D"/>
    <w:rPr>
      <w:vertAlign w:val="superscript"/>
    </w:rPr>
  </w:style>
  <w:style w:type="character" w:styleId="CommentReference">
    <w:name w:val="annotation reference"/>
    <w:semiHidden/>
    <w:rsid w:val="0088113D"/>
    <w:rPr>
      <w:sz w:val="16"/>
      <w:szCs w:val="16"/>
    </w:rPr>
  </w:style>
  <w:style w:type="paragraph" w:styleId="BalloonText">
    <w:name w:val="Balloon Text"/>
    <w:basedOn w:val="Normal"/>
    <w:semiHidden/>
    <w:rsid w:val="0088113D"/>
    <w:rPr>
      <w:rFonts w:ascii="Tahoma" w:hAnsi="Tahoma" w:cs="Tahoma"/>
      <w:sz w:val="16"/>
      <w:szCs w:val="16"/>
    </w:rPr>
  </w:style>
  <w:style w:type="paragraph" w:customStyle="1" w:styleId="Titlepagenormal">
    <w:name w:val="Titlepagenormal"/>
    <w:basedOn w:val="Normal"/>
    <w:next w:val="Normal"/>
    <w:rsid w:val="0002385C"/>
    <w:pPr>
      <w:spacing w:after="0" w:line="240" w:lineRule="auto"/>
      <w:jc w:val="center"/>
    </w:pPr>
    <w:rPr>
      <w:sz w:val="28"/>
      <w:szCs w:val="22"/>
    </w:rPr>
  </w:style>
  <w:style w:type="paragraph" w:styleId="Header">
    <w:name w:val="header"/>
    <w:basedOn w:val="Normal"/>
    <w:rsid w:val="0002385C"/>
    <w:pPr>
      <w:tabs>
        <w:tab w:val="center" w:pos="4153"/>
        <w:tab w:val="right" w:pos="8306"/>
      </w:tabs>
    </w:pPr>
  </w:style>
  <w:style w:type="paragraph" w:styleId="Footer">
    <w:name w:val="footer"/>
    <w:basedOn w:val="Normal"/>
    <w:rsid w:val="0002385C"/>
    <w:pPr>
      <w:tabs>
        <w:tab w:val="center" w:pos="4153"/>
        <w:tab w:val="right" w:pos="8306"/>
      </w:tabs>
    </w:pPr>
  </w:style>
  <w:style w:type="character" w:styleId="PageNumber">
    <w:name w:val="page number"/>
    <w:basedOn w:val="DefaultParagraphFont"/>
    <w:rsid w:val="007A4FB3"/>
  </w:style>
  <w:style w:type="paragraph" w:customStyle="1" w:styleId="AlternateHeading1">
    <w:name w:val="Alternate Heading1"/>
    <w:basedOn w:val="Normal"/>
    <w:next w:val="Normal"/>
    <w:rsid w:val="002D3A8A"/>
    <w:pPr>
      <w:numPr>
        <w:numId w:val="4"/>
      </w:numPr>
      <w:spacing w:line="240" w:lineRule="auto"/>
      <w:ind w:left="0" w:firstLine="0"/>
      <w:jc w:val="center"/>
    </w:pPr>
    <w:rPr>
      <w:rFonts w:ascii="Arial" w:hAnsi="Arial"/>
      <w:b/>
      <w:sz w:val="32"/>
    </w:rPr>
  </w:style>
  <w:style w:type="paragraph" w:styleId="TOC1">
    <w:name w:val="toc 1"/>
    <w:basedOn w:val="Normal"/>
    <w:next w:val="Normal"/>
    <w:autoRedefine/>
    <w:uiPriority w:val="39"/>
    <w:rsid w:val="00E7091C"/>
    <w:pPr>
      <w:tabs>
        <w:tab w:val="right" w:leader="dot" w:pos="8210"/>
      </w:tabs>
      <w:spacing w:before="240" w:after="0" w:line="240" w:lineRule="auto"/>
    </w:pPr>
    <w:rPr>
      <w:b/>
      <w:sz w:val="24"/>
    </w:rPr>
  </w:style>
  <w:style w:type="paragraph" w:customStyle="1" w:styleId="Appendix">
    <w:name w:val="Appendix"/>
    <w:basedOn w:val="Normal"/>
    <w:rsid w:val="00DB44D1"/>
  </w:style>
  <w:style w:type="paragraph" w:styleId="TOC2">
    <w:name w:val="toc 2"/>
    <w:basedOn w:val="Normal"/>
    <w:next w:val="Normal"/>
    <w:autoRedefine/>
    <w:uiPriority w:val="39"/>
    <w:rsid w:val="003764C1"/>
    <w:pPr>
      <w:tabs>
        <w:tab w:val="left" w:pos="851"/>
        <w:tab w:val="right" w:leader="dot" w:pos="8210"/>
      </w:tabs>
      <w:spacing w:after="0" w:line="240" w:lineRule="auto"/>
      <w:ind w:left="851" w:hanging="851"/>
    </w:pPr>
  </w:style>
  <w:style w:type="paragraph" w:styleId="TOC3">
    <w:name w:val="toc 3"/>
    <w:basedOn w:val="Normal"/>
    <w:next w:val="Normal"/>
    <w:autoRedefine/>
    <w:uiPriority w:val="39"/>
    <w:rsid w:val="003764C1"/>
    <w:pPr>
      <w:tabs>
        <w:tab w:val="left" w:pos="851"/>
        <w:tab w:val="right" w:leader="dot" w:pos="8210"/>
      </w:tabs>
      <w:spacing w:after="0" w:line="240" w:lineRule="auto"/>
      <w:ind w:left="851" w:hanging="709"/>
    </w:pPr>
  </w:style>
  <w:style w:type="paragraph" w:styleId="TOC4">
    <w:name w:val="toc 4"/>
    <w:basedOn w:val="Normal"/>
    <w:next w:val="Normal"/>
    <w:autoRedefine/>
    <w:uiPriority w:val="39"/>
    <w:rsid w:val="003764C1"/>
    <w:pPr>
      <w:tabs>
        <w:tab w:val="left" w:pos="851"/>
        <w:tab w:val="right" w:leader="dot" w:pos="8210"/>
      </w:tabs>
      <w:spacing w:after="0" w:line="240" w:lineRule="auto"/>
      <w:ind w:left="851"/>
    </w:pPr>
  </w:style>
  <w:style w:type="paragraph" w:styleId="TOC7">
    <w:name w:val="toc 7"/>
    <w:basedOn w:val="Normal"/>
    <w:next w:val="Normal"/>
    <w:autoRedefine/>
    <w:semiHidden/>
    <w:rsid w:val="00DB44D1"/>
    <w:pPr>
      <w:ind w:left="1320"/>
    </w:pPr>
    <w:rPr>
      <w:b/>
      <w:sz w:val="24"/>
    </w:rPr>
  </w:style>
  <w:style w:type="paragraph" w:styleId="TOC8">
    <w:name w:val="toc 8"/>
    <w:basedOn w:val="Normal"/>
    <w:next w:val="Normal"/>
    <w:autoRedefine/>
    <w:semiHidden/>
    <w:rsid w:val="00DB44D1"/>
    <w:pPr>
      <w:ind w:left="1540"/>
    </w:pPr>
  </w:style>
  <w:style w:type="character" w:styleId="Hyperlink">
    <w:name w:val="Hyperlink"/>
    <w:rsid w:val="00DB44D1"/>
    <w:rPr>
      <w:color w:val="0000FF"/>
      <w:u w:val="single"/>
    </w:rPr>
  </w:style>
  <w:style w:type="paragraph" w:customStyle="1" w:styleId="FrontPagesHeading">
    <w:name w:val="Front Pages Heading"/>
    <w:basedOn w:val="Normal"/>
    <w:next w:val="Normal"/>
    <w:rsid w:val="002D3A8A"/>
    <w:pPr>
      <w:jc w:val="center"/>
    </w:pPr>
    <w:rPr>
      <w:rFonts w:ascii="Arial" w:hAnsi="Arial"/>
      <w:b/>
      <w:sz w:val="32"/>
    </w:rPr>
  </w:style>
  <w:style w:type="paragraph" w:customStyle="1" w:styleId="EndNoteBibliographyTitle">
    <w:name w:val="EndNote Bibliography Title"/>
    <w:basedOn w:val="Normal"/>
    <w:rsid w:val="004932C5"/>
  </w:style>
  <w:style w:type="paragraph" w:customStyle="1" w:styleId="EndNoteBibliography">
    <w:name w:val="EndNote Bibliography"/>
    <w:basedOn w:val="Normal"/>
    <w:rsid w:val="004932C5"/>
    <w:pPr>
      <w:spacing w:line="240" w:lineRule="auto"/>
    </w:pPr>
  </w:style>
  <w:style w:type="paragraph" w:styleId="Caption">
    <w:name w:val="caption"/>
    <w:basedOn w:val="Normal"/>
    <w:next w:val="Normal"/>
    <w:unhideWhenUsed/>
    <w:qFormat/>
    <w:rsid w:val="00413922"/>
    <w:rPr>
      <w:b/>
      <w:bCs/>
      <w:sz w:val="20"/>
      <w:szCs w:val="20"/>
    </w:rPr>
  </w:style>
  <w:style w:type="table" w:styleId="TableGrid">
    <w:name w:val="Table Grid"/>
    <w:basedOn w:val="TableNormal"/>
    <w:rsid w:val="00E308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67"/>
    <w:rsid w:val="00C95461"/>
    <w:rPr>
      <w:color w:val="808080"/>
    </w:rPr>
  </w:style>
  <w:style w:type="paragraph" w:styleId="ListParagraph">
    <w:name w:val="List Paragraph"/>
    <w:basedOn w:val="Normal"/>
    <w:uiPriority w:val="72"/>
    <w:rsid w:val="00A2755E"/>
    <w:pPr>
      <w:ind w:left="720"/>
      <w:contextualSpacing/>
    </w:pPr>
  </w:style>
  <w:style w:type="paragraph" w:styleId="CommentSubject">
    <w:name w:val="annotation subject"/>
    <w:basedOn w:val="CommentText"/>
    <w:next w:val="CommentText"/>
    <w:link w:val="CommentSubjectChar"/>
    <w:rsid w:val="00FE05EC"/>
    <w:pPr>
      <w:spacing w:before="0" w:after="240"/>
      <w:jc w:val="both"/>
    </w:pPr>
    <w:rPr>
      <w:b/>
      <w:bCs/>
      <w:lang w:val="en-GB" w:eastAsia="en-GB"/>
    </w:rPr>
  </w:style>
  <w:style w:type="character" w:customStyle="1" w:styleId="CommentTextChar">
    <w:name w:val="Comment Text Char"/>
    <w:basedOn w:val="DefaultParagraphFont"/>
    <w:link w:val="CommentText"/>
    <w:semiHidden/>
    <w:rsid w:val="00FE05EC"/>
    <w:rPr>
      <w:sz w:val="20"/>
      <w:szCs w:val="20"/>
    </w:rPr>
  </w:style>
  <w:style w:type="character" w:customStyle="1" w:styleId="CommentSubjectChar">
    <w:name w:val="Comment Subject Char"/>
    <w:basedOn w:val="CommentTextChar"/>
    <w:link w:val="CommentSubject"/>
    <w:rsid w:val="00FE05EC"/>
    <w:rPr>
      <w:b/>
      <w:bCs/>
      <w:sz w:val="20"/>
      <w:szCs w:val="20"/>
      <w:lang w:val="en-GB" w:eastAsia="en-GB"/>
    </w:rPr>
  </w:style>
  <w:style w:type="character" w:customStyle="1" w:styleId="Heading2Char">
    <w:name w:val="Heading 2 Char"/>
    <w:basedOn w:val="DefaultParagraphFont"/>
    <w:link w:val="Heading2"/>
    <w:rsid w:val="003B3C17"/>
    <w:rPr>
      <w:rFonts w:ascii="Arial" w:hAnsi="Arial" w:cs="Arial"/>
      <w:b/>
      <w:bCs/>
      <w:i/>
      <w:iCs/>
      <w:sz w:val="28"/>
      <w:szCs w:val="28"/>
      <w:lang w:val="en-GB" w:eastAsia="en-GB"/>
    </w:rPr>
  </w:style>
  <w:style w:type="character" w:customStyle="1" w:styleId="Heading3Char">
    <w:name w:val="Heading 3 Char"/>
    <w:basedOn w:val="DefaultParagraphFont"/>
    <w:link w:val="Heading3"/>
    <w:rsid w:val="003B3C17"/>
    <w:rPr>
      <w:rFonts w:ascii="Arial" w:hAnsi="Arial" w:cs="Arial"/>
      <w:b/>
      <w:bCs/>
      <w:sz w:val="26"/>
      <w:szCs w:val="26"/>
      <w:lang w:val="en-GB" w:eastAsia="en-GB"/>
    </w:rPr>
  </w:style>
  <w:style w:type="paragraph" w:styleId="TableofFigures">
    <w:name w:val="table of figures"/>
    <w:basedOn w:val="Normal"/>
    <w:next w:val="Normal"/>
    <w:uiPriority w:val="99"/>
    <w:rsid w:val="00FE4C59"/>
    <w:pPr>
      <w:spacing w:after="0"/>
      <w:ind w:left="442" w:hanging="442"/>
    </w:pPr>
  </w:style>
  <w:style w:type="paragraph" w:styleId="TOC5">
    <w:name w:val="toc 5"/>
    <w:basedOn w:val="Normal"/>
    <w:next w:val="Normal"/>
    <w:autoRedefine/>
    <w:rsid w:val="00E74383"/>
    <w:pPr>
      <w:ind w:left="880"/>
    </w:pPr>
  </w:style>
  <w:style w:type="paragraph" w:styleId="TOC6">
    <w:name w:val="toc 6"/>
    <w:basedOn w:val="Normal"/>
    <w:next w:val="Normal"/>
    <w:autoRedefine/>
    <w:rsid w:val="00E74383"/>
    <w:pPr>
      <w:ind w:left="1100"/>
    </w:pPr>
  </w:style>
  <w:style w:type="paragraph" w:styleId="TOC9">
    <w:name w:val="toc 9"/>
    <w:basedOn w:val="Normal"/>
    <w:next w:val="Normal"/>
    <w:autoRedefine/>
    <w:rsid w:val="00E74383"/>
    <w:pPr>
      <w:ind w:left="1760"/>
    </w:pPr>
  </w:style>
  <w:style w:type="paragraph" w:styleId="Revision">
    <w:name w:val="Revision"/>
    <w:hidden/>
    <w:uiPriority w:val="71"/>
    <w:rsid w:val="00306201"/>
    <w:rPr>
      <w:sz w:val="22"/>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AU"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B3C17"/>
    <w:pPr>
      <w:keepLines/>
      <w:spacing w:after="240" w:line="360" w:lineRule="auto"/>
      <w:jc w:val="both"/>
    </w:pPr>
    <w:rPr>
      <w:sz w:val="22"/>
      <w:lang w:val="en-GB" w:eastAsia="en-GB"/>
    </w:rPr>
  </w:style>
  <w:style w:type="paragraph" w:styleId="Heading1">
    <w:name w:val="heading 1"/>
    <w:basedOn w:val="Normal"/>
    <w:next w:val="Normal"/>
    <w:qFormat/>
    <w:rsid w:val="0099428B"/>
    <w:pPr>
      <w:keepNext/>
      <w:pageBreakBefore/>
      <w:numPr>
        <w:numId w:val="9"/>
      </w:numPr>
      <w:spacing w:after="360" w:line="240" w:lineRule="auto"/>
      <w:jc w:val="center"/>
      <w:outlineLvl w:val="0"/>
    </w:pPr>
    <w:rPr>
      <w:rFonts w:ascii="Arial" w:hAnsi="Arial" w:cs="Arial"/>
      <w:b/>
      <w:bCs/>
      <w:kern w:val="32"/>
      <w:sz w:val="32"/>
      <w:szCs w:val="32"/>
    </w:rPr>
  </w:style>
  <w:style w:type="paragraph" w:styleId="Heading2">
    <w:name w:val="heading 2"/>
    <w:basedOn w:val="Normal"/>
    <w:next w:val="Normal"/>
    <w:link w:val="Heading2Char"/>
    <w:qFormat/>
    <w:rsid w:val="00B15191"/>
    <w:pPr>
      <w:keepNext/>
      <w:numPr>
        <w:ilvl w:val="1"/>
        <w:numId w:val="9"/>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3757"/>
    <w:pPr>
      <w:keepNext/>
      <w:numPr>
        <w:ilvl w:val="2"/>
        <w:numId w:val="9"/>
      </w:numPr>
      <w:spacing w:before="240" w:after="60"/>
      <w:outlineLvl w:val="2"/>
    </w:pPr>
    <w:rPr>
      <w:rFonts w:ascii="Arial" w:hAnsi="Arial" w:cs="Arial"/>
      <w:b/>
      <w:bCs/>
      <w:sz w:val="26"/>
      <w:szCs w:val="26"/>
    </w:rPr>
  </w:style>
  <w:style w:type="paragraph" w:styleId="Heading4">
    <w:name w:val="heading 4"/>
    <w:basedOn w:val="Heading3"/>
    <w:next w:val="Normal"/>
    <w:qFormat/>
    <w:rsid w:val="00F611E9"/>
    <w:pPr>
      <w:numPr>
        <w:ilvl w:val="3"/>
      </w:numPr>
      <w:outlineLvl w:val="3"/>
    </w:pPr>
    <w:rPr>
      <w:bCs w:val="0"/>
      <w:szCs w:val="28"/>
    </w:rPr>
  </w:style>
  <w:style w:type="paragraph" w:styleId="Heading7">
    <w:name w:val="heading 7"/>
    <w:basedOn w:val="Normal"/>
    <w:next w:val="Normal"/>
    <w:qFormat/>
    <w:rsid w:val="0099428B"/>
    <w:pPr>
      <w:keepNext/>
      <w:pageBreakBefore/>
      <w:numPr>
        <w:ilvl w:val="6"/>
        <w:numId w:val="9"/>
      </w:numPr>
      <w:spacing w:before="240" w:after="60"/>
      <w:jc w:val="center"/>
      <w:outlineLvl w:val="6"/>
    </w:pPr>
    <w:rPr>
      <w:rFonts w:ascii="Arial" w:hAnsi="Arial"/>
      <w:b/>
      <w:sz w:val="32"/>
    </w:rPr>
  </w:style>
  <w:style w:type="paragraph" w:styleId="Heading8">
    <w:name w:val="heading 8"/>
    <w:basedOn w:val="Normal"/>
    <w:next w:val="Normal"/>
    <w:qFormat/>
    <w:rsid w:val="00B15191"/>
    <w:pPr>
      <w:numPr>
        <w:ilvl w:val="7"/>
        <w:numId w:val="9"/>
      </w:numPr>
      <w:spacing w:before="240" w:after="60"/>
      <w:outlineLvl w:val="7"/>
    </w:pPr>
    <w:rPr>
      <w:rFonts w:ascii="Arial" w:hAnsi="Arial"/>
      <w:b/>
      <w:i/>
      <w:iCs/>
      <w:sz w:val="28"/>
    </w:rPr>
  </w:style>
  <w:style w:type="paragraph" w:styleId="Heading9">
    <w:name w:val="heading 9"/>
    <w:basedOn w:val="Normal"/>
    <w:next w:val="Normal"/>
    <w:qFormat/>
    <w:rsid w:val="00B15191"/>
    <w:pPr>
      <w:numPr>
        <w:ilvl w:val="8"/>
        <w:numId w:val="9"/>
      </w:numPr>
      <w:spacing w:before="240" w:after="60"/>
      <w:outlineLvl w:val="8"/>
    </w:pPr>
    <w:rPr>
      <w:rFonts w:ascii="Arial" w:hAnsi="Arial" w:cs="Arial"/>
      <w:b/>
      <w:sz w:val="26"/>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rsid w:val="0088113D"/>
    <w:pPr>
      <w:spacing w:before="120" w:after="120" w:line="240" w:lineRule="auto"/>
      <w:jc w:val="left"/>
    </w:pPr>
    <w:rPr>
      <w:sz w:val="20"/>
      <w:szCs w:val="20"/>
      <w:lang w:val="en-AU" w:eastAsia="en-US"/>
    </w:rPr>
  </w:style>
  <w:style w:type="paragraph" w:styleId="FootnoteText">
    <w:name w:val="footnote text"/>
    <w:basedOn w:val="Normal"/>
    <w:semiHidden/>
    <w:rsid w:val="0088113D"/>
    <w:pPr>
      <w:spacing w:after="0" w:line="240" w:lineRule="auto"/>
      <w:jc w:val="left"/>
    </w:pPr>
    <w:rPr>
      <w:rFonts w:ascii="Arial" w:hAnsi="Arial"/>
      <w:sz w:val="18"/>
      <w:szCs w:val="20"/>
      <w:lang w:val="en-AU" w:eastAsia="en-US"/>
    </w:rPr>
  </w:style>
  <w:style w:type="character" w:styleId="FootnoteReference">
    <w:name w:val="footnote reference"/>
    <w:semiHidden/>
    <w:rsid w:val="0088113D"/>
    <w:rPr>
      <w:vertAlign w:val="superscript"/>
    </w:rPr>
  </w:style>
  <w:style w:type="character" w:styleId="CommentReference">
    <w:name w:val="annotation reference"/>
    <w:semiHidden/>
    <w:rsid w:val="0088113D"/>
    <w:rPr>
      <w:sz w:val="16"/>
      <w:szCs w:val="16"/>
    </w:rPr>
  </w:style>
  <w:style w:type="paragraph" w:styleId="BalloonText">
    <w:name w:val="Balloon Text"/>
    <w:basedOn w:val="Normal"/>
    <w:semiHidden/>
    <w:rsid w:val="0088113D"/>
    <w:rPr>
      <w:rFonts w:ascii="Tahoma" w:hAnsi="Tahoma" w:cs="Tahoma"/>
      <w:sz w:val="16"/>
      <w:szCs w:val="16"/>
    </w:rPr>
  </w:style>
  <w:style w:type="paragraph" w:customStyle="1" w:styleId="Titlepagenormal">
    <w:name w:val="Titlepagenormal"/>
    <w:basedOn w:val="Normal"/>
    <w:next w:val="Normal"/>
    <w:rsid w:val="0002385C"/>
    <w:pPr>
      <w:spacing w:after="0" w:line="240" w:lineRule="auto"/>
      <w:jc w:val="center"/>
    </w:pPr>
    <w:rPr>
      <w:sz w:val="28"/>
      <w:szCs w:val="22"/>
    </w:rPr>
  </w:style>
  <w:style w:type="paragraph" w:styleId="Header">
    <w:name w:val="header"/>
    <w:basedOn w:val="Normal"/>
    <w:rsid w:val="0002385C"/>
    <w:pPr>
      <w:tabs>
        <w:tab w:val="center" w:pos="4153"/>
        <w:tab w:val="right" w:pos="8306"/>
      </w:tabs>
    </w:pPr>
  </w:style>
  <w:style w:type="paragraph" w:styleId="Footer">
    <w:name w:val="footer"/>
    <w:basedOn w:val="Normal"/>
    <w:rsid w:val="0002385C"/>
    <w:pPr>
      <w:tabs>
        <w:tab w:val="center" w:pos="4153"/>
        <w:tab w:val="right" w:pos="8306"/>
      </w:tabs>
    </w:pPr>
  </w:style>
  <w:style w:type="character" w:styleId="PageNumber">
    <w:name w:val="page number"/>
    <w:basedOn w:val="DefaultParagraphFont"/>
    <w:rsid w:val="007A4FB3"/>
  </w:style>
  <w:style w:type="paragraph" w:customStyle="1" w:styleId="AlternateHeading1">
    <w:name w:val="Alternate Heading1"/>
    <w:basedOn w:val="Normal"/>
    <w:next w:val="Normal"/>
    <w:rsid w:val="002D3A8A"/>
    <w:pPr>
      <w:numPr>
        <w:numId w:val="4"/>
      </w:numPr>
      <w:spacing w:line="240" w:lineRule="auto"/>
      <w:ind w:left="0" w:firstLine="0"/>
      <w:jc w:val="center"/>
    </w:pPr>
    <w:rPr>
      <w:rFonts w:ascii="Arial" w:hAnsi="Arial"/>
      <w:b/>
      <w:sz w:val="32"/>
    </w:rPr>
  </w:style>
  <w:style w:type="paragraph" w:styleId="TOC1">
    <w:name w:val="toc 1"/>
    <w:basedOn w:val="Normal"/>
    <w:next w:val="Normal"/>
    <w:autoRedefine/>
    <w:uiPriority w:val="39"/>
    <w:rsid w:val="00E7091C"/>
    <w:pPr>
      <w:tabs>
        <w:tab w:val="right" w:leader="dot" w:pos="8210"/>
      </w:tabs>
      <w:spacing w:before="240" w:after="0" w:line="240" w:lineRule="auto"/>
    </w:pPr>
    <w:rPr>
      <w:b/>
      <w:sz w:val="24"/>
    </w:rPr>
  </w:style>
  <w:style w:type="paragraph" w:customStyle="1" w:styleId="Appendix">
    <w:name w:val="Appendix"/>
    <w:basedOn w:val="Normal"/>
    <w:rsid w:val="00DB44D1"/>
  </w:style>
  <w:style w:type="paragraph" w:styleId="TOC2">
    <w:name w:val="toc 2"/>
    <w:basedOn w:val="Normal"/>
    <w:next w:val="Normal"/>
    <w:autoRedefine/>
    <w:uiPriority w:val="39"/>
    <w:rsid w:val="003764C1"/>
    <w:pPr>
      <w:tabs>
        <w:tab w:val="left" w:pos="851"/>
        <w:tab w:val="right" w:leader="dot" w:pos="8210"/>
      </w:tabs>
      <w:spacing w:after="0" w:line="240" w:lineRule="auto"/>
      <w:ind w:left="851" w:hanging="851"/>
    </w:pPr>
  </w:style>
  <w:style w:type="paragraph" w:styleId="TOC3">
    <w:name w:val="toc 3"/>
    <w:basedOn w:val="Normal"/>
    <w:next w:val="Normal"/>
    <w:autoRedefine/>
    <w:uiPriority w:val="39"/>
    <w:rsid w:val="003764C1"/>
    <w:pPr>
      <w:tabs>
        <w:tab w:val="left" w:pos="851"/>
        <w:tab w:val="right" w:leader="dot" w:pos="8210"/>
      </w:tabs>
      <w:spacing w:after="0" w:line="240" w:lineRule="auto"/>
      <w:ind w:left="851" w:hanging="709"/>
    </w:pPr>
  </w:style>
  <w:style w:type="paragraph" w:styleId="TOC4">
    <w:name w:val="toc 4"/>
    <w:basedOn w:val="Normal"/>
    <w:next w:val="Normal"/>
    <w:autoRedefine/>
    <w:uiPriority w:val="39"/>
    <w:rsid w:val="003764C1"/>
    <w:pPr>
      <w:tabs>
        <w:tab w:val="left" w:pos="851"/>
        <w:tab w:val="right" w:leader="dot" w:pos="8210"/>
      </w:tabs>
      <w:spacing w:after="0" w:line="240" w:lineRule="auto"/>
      <w:ind w:left="851"/>
    </w:pPr>
  </w:style>
  <w:style w:type="paragraph" w:styleId="TOC7">
    <w:name w:val="toc 7"/>
    <w:basedOn w:val="Normal"/>
    <w:next w:val="Normal"/>
    <w:autoRedefine/>
    <w:semiHidden/>
    <w:rsid w:val="00DB44D1"/>
    <w:pPr>
      <w:ind w:left="1320"/>
    </w:pPr>
    <w:rPr>
      <w:b/>
      <w:sz w:val="24"/>
    </w:rPr>
  </w:style>
  <w:style w:type="paragraph" w:styleId="TOC8">
    <w:name w:val="toc 8"/>
    <w:basedOn w:val="Normal"/>
    <w:next w:val="Normal"/>
    <w:autoRedefine/>
    <w:semiHidden/>
    <w:rsid w:val="00DB44D1"/>
    <w:pPr>
      <w:ind w:left="1540"/>
    </w:pPr>
  </w:style>
  <w:style w:type="character" w:styleId="Hyperlink">
    <w:name w:val="Hyperlink"/>
    <w:rsid w:val="00DB44D1"/>
    <w:rPr>
      <w:color w:val="0000FF"/>
      <w:u w:val="single"/>
    </w:rPr>
  </w:style>
  <w:style w:type="paragraph" w:customStyle="1" w:styleId="FrontPagesHeading">
    <w:name w:val="Front Pages Heading"/>
    <w:basedOn w:val="Normal"/>
    <w:next w:val="Normal"/>
    <w:rsid w:val="002D3A8A"/>
    <w:pPr>
      <w:jc w:val="center"/>
    </w:pPr>
    <w:rPr>
      <w:rFonts w:ascii="Arial" w:hAnsi="Arial"/>
      <w:b/>
      <w:sz w:val="32"/>
    </w:rPr>
  </w:style>
  <w:style w:type="paragraph" w:customStyle="1" w:styleId="EndNoteBibliographyTitle">
    <w:name w:val="EndNote Bibliography Title"/>
    <w:basedOn w:val="Normal"/>
    <w:rsid w:val="004932C5"/>
  </w:style>
  <w:style w:type="paragraph" w:customStyle="1" w:styleId="EndNoteBibliography">
    <w:name w:val="EndNote Bibliography"/>
    <w:basedOn w:val="Normal"/>
    <w:rsid w:val="004932C5"/>
    <w:pPr>
      <w:spacing w:line="240" w:lineRule="auto"/>
    </w:pPr>
  </w:style>
  <w:style w:type="paragraph" w:styleId="Caption">
    <w:name w:val="caption"/>
    <w:basedOn w:val="Normal"/>
    <w:next w:val="Normal"/>
    <w:unhideWhenUsed/>
    <w:qFormat/>
    <w:rsid w:val="00413922"/>
    <w:rPr>
      <w:b/>
      <w:bCs/>
      <w:sz w:val="20"/>
      <w:szCs w:val="20"/>
    </w:rPr>
  </w:style>
  <w:style w:type="table" w:styleId="TableGrid">
    <w:name w:val="Table Grid"/>
    <w:basedOn w:val="TableNormal"/>
    <w:rsid w:val="00E308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67"/>
    <w:rsid w:val="00C95461"/>
    <w:rPr>
      <w:color w:val="808080"/>
    </w:rPr>
  </w:style>
  <w:style w:type="paragraph" w:styleId="ListParagraph">
    <w:name w:val="List Paragraph"/>
    <w:basedOn w:val="Normal"/>
    <w:uiPriority w:val="72"/>
    <w:rsid w:val="00A2755E"/>
    <w:pPr>
      <w:ind w:left="720"/>
      <w:contextualSpacing/>
    </w:pPr>
  </w:style>
  <w:style w:type="paragraph" w:styleId="CommentSubject">
    <w:name w:val="annotation subject"/>
    <w:basedOn w:val="CommentText"/>
    <w:next w:val="CommentText"/>
    <w:link w:val="CommentSubjectChar"/>
    <w:rsid w:val="00FE05EC"/>
    <w:pPr>
      <w:spacing w:before="0" w:after="240"/>
      <w:jc w:val="both"/>
    </w:pPr>
    <w:rPr>
      <w:b/>
      <w:bCs/>
      <w:lang w:val="en-GB" w:eastAsia="en-GB"/>
    </w:rPr>
  </w:style>
  <w:style w:type="character" w:customStyle="1" w:styleId="CommentTextChar">
    <w:name w:val="Comment Text Char"/>
    <w:basedOn w:val="DefaultParagraphFont"/>
    <w:link w:val="CommentText"/>
    <w:semiHidden/>
    <w:rsid w:val="00FE05EC"/>
    <w:rPr>
      <w:sz w:val="20"/>
      <w:szCs w:val="20"/>
    </w:rPr>
  </w:style>
  <w:style w:type="character" w:customStyle="1" w:styleId="CommentSubjectChar">
    <w:name w:val="Comment Subject Char"/>
    <w:basedOn w:val="CommentTextChar"/>
    <w:link w:val="CommentSubject"/>
    <w:rsid w:val="00FE05EC"/>
    <w:rPr>
      <w:b/>
      <w:bCs/>
      <w:sz w:val="20"/>
      <w:szCs w:val="20"/>
      <w:lang w:val="en-GB" w:eastAsia="en-GB"/>
    </w:rPr>
  </w:style>
  <w:style w:type="character" w:customStyle="1" w:styleId="Heading2Char">
    <w:name w:val="Heading 2 Char"/>
    <w:basedOn w:val="DefaultParagraphFont"/>
    <w:link w:val="Heading2"/>
    <w:rsid w:val="003B3C17"/>
    <w:rPr>
      <w:rFonts w:ascii="Arial" w:hAnsi="Arial" w:cs="Arial"/>
      <w:b/>
      <w:bCs/>
      <w:i/>
      <w:iCs/>
      <w:sz w:val="28"/>
      <w:szCs w:val="28"/>
      <w:lang w:val="en-GB" w:eastAsia="en-GB"/>
    </w:rPr>
  </w:style>
  <w:style w:type="character" w:customStyle="1" w:styleId="Heading3Char">
    <w:name w:val="Heading 3 Char"/>
    <w:basedOn w:val="DefaultParagraphFont"/>
    <w:link w:val="Heading3"/>
    <w:rsid w:val="003B3C17"/>
    <w:rPr>
      <w:rFonts w:ascii="Arial" w:hAnsi="Arial" w:cs="Arial"/>
      <w:b/>
      <w:bCs/>
      <w:sz w:val="26"/>
      <w:szCs w:val="26"/>
      <w:lang w:val="en-GB" w:eastAsia="en-GB"/>
    </w:rPr>
  </w:style>
  <w:style w:type="paragraph" w:styleId="TableofFigures">
    <w:name w:val="table of figures"/>
    <w:basedOn w:val="Normal"/>
    <w:next w:val="Normal"/>
    <w:uiPriority w:val="99"/>
    <w:rsid w:val="00FE4C59"/>
    <w:pPr>
      <w:spacing w:after="0"/>
      <w:ind w:left="442" w:hanging="442"/>
    </w:pPr>
  </w:style>
  <w:style w:type="paragraph" w:styleId="TOC5">
    <w:name w:val="toc 5"/>
    <w:basedOn w:val="Normal"/>
    <w:next w:val="Normal"/>
    <w:autoRedefine/>
    <w:rsid w:val="00E74383"/>
    <w:pPr>
      <w:ind w:left="880"/>
    </w:pPr>
  </w:style>
  <w:style w:type="paragraph" w:styleId="TOC6">
    <w:name w:val="toc 6"/>
    <w:basedOn w:val="Normal"/>
    <w:next w:val="Normal"/>
    <w:autoRedefine/>
    <w:rsid w:val="00E74383"/>
    <w:pPr>
      <w:ind w:left="1100"/>
    </w:pPr>
  </w:style>
  <w:style w:type="paragraph" w:styleId="TOC9">
    <w:name w:val="toc 9"/>
    <w:basedOn w:val="Normal"/>
    <w:next w:val="Normal"/>
    <w:autoRedefine/>
    <w:rsid w:val="00E74383"/>
    <w:pPr>
      <w:ind w:left="1760"/>
    </w:pPr>
  </w:style>
  <w:style w:type="paragraph" w:styleId="Revision">
    <w:name w:val="Revision"/>
    <w:hidden/>
    <w:uiPriority w:val="71"/>
    <w:rsid w:val="00306201"/>
    <w:rPr>
      <w:sz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37123">
      <w:bodyDiv w:val="1"/>
      <w:marLeft w:val="0"/>
      <w:marRight w:val="0"/>
      <w:marTop w:val="0"/>
      <w:marBottom w:val="0"/>
      <w:divBdr>
        <w:top w:val="none" w:sz="0" w:space="0" w:color="auto"/>
        <w:left w:val="none" w:sz="0" w:space="0" w:color="auto"/>
        <w:bottom w:val="none" w:sz="0" w:space="0" w:color="auto"/>
        <w:right w:val="none" w:sz="0" w:space="0" w:color="auto"/>
      </w:divBdr>
    </w:div>
    <w:div w:id="179439261">
      <w:bodyDiv w:val="1"/>
      <w:marLeft w:val="0"/>
      <w:marRight w:val="0"/>
      <w:marTop w:val="0"/>
      <w:marBottom w:val="0"/>
      <w:divBdr>
        <w:top w:val="none" w:sz="0" w:space="0" w:color="auto"/>
        <w:left w:val="none" w:sz="0" w:space="0" w:color="auto"/>
        <w:bottom w:val="none" w:sz="0" w:space="0" w:color="auto"/>
        <w:right w:val="none" w:sz="0" w:space="0" w:color="auto"/>
      </w:divBdr>
    </w:div>
    <w:div w:id="206189357">
      <w:bodyDiv w:val="1"/>
      <w:marLeft w:val="0"/>
      <w:marRight w:val="0"/>
      <w:marTop w:val="0"/>
      <w:marBottom w:val="0"/>
      <w:divBdr>
        <w:top w:val="none" w:sz="0" w:space="0" w:color="auto"/>
        <w:left w:val="none" w:sz="0" w:space="0" w:color="auto"/>
        <w:bottom w:val="none" w:sz="0" w:space="0" w:color="auto"/>
        <w:right w:val="none" w:sz="0" w:space="0" w:color="auto"/>
      </w:divBdr>
    </w:div>
    <w:div w:id="467473069">
      <w:bodyDiv w:val="1"/>
      <w:marLeft w:val="0"/>
      <w:marRight w:val="0"/>
      <w:marTop w:val="0"/>
      <w:marBottom w:val="0"/>
      <w:divBdr>
        <w:top w:val="none" w:sz="0" w:space="0" w:color="auto"/>
        <w:left w:val="none" w:sz="0" w:space="0" w:color="auto"/>
        <w:bottom w:val="none" w:sz="0" w:space="0" w:color="auto"/>
        <w:right w:val="none" w:sz="0" w:space="0" w:color="auto"/>
      </w:divBdr>
    </w:div>
    <w:div w:id="495342828">
      <w:bodyDiv w:val="1"/>
      <w:marLeft w:val="0"/>
      <w:marRight w:val="0"/>
      <w:marTop w:val="0"/>
      <w:marBottom w:val="0"/>
      <w:divBdr>
        <w:top w:val="none" w:sz="0" w:space="0" w:color="auto"/>
        <w:left w:val="none" w:sz="0" w:space="0" w:color="auto"/>
        <w:bottom w:val="none" w:sz="0" w:space="0" w:color="auto"/>
        <w:right w:val="none" w:sz="0" w:space="0" w:color="auto"/>
      </w:divBdr>
    </w:div>
    <w:div w:id="508955715">
      <w:bodyDiv w:val="1"/>
      <w:marLeft w:val="0"/>
      <w:marRight w:val="0"/>
      <w:marTop w:val="0"/>
      <w:marBottom w:val="0"/>
      <w:divBdr>
        <w:top w:val="none" w:sz="0" w:space="0" w:color="auto"/>
        <w:left w:val="none" w:sz="0" w:space="0" w:color="auto"/>
        <w:bottom w:val="none" w:sz="0" w:space="0" w:color="auto"/>
        <w:right w:val="none" w:sz="0" w:space="0" w:color="auto"/>
      </w:divBdr>
    </w:div>
    <w:div w:id="623581374">
      <w:bodyDiv w:val="1"/>
      <w:marLeft w:val="0"/>
      <w:marRight w:val="0"/>
      <w:marTop w:val="0"/>
      <w:marBottom w:val="0"/>
      <w:divBdr>
        <w:top w:val="none" w:sz="0" w:space="0" w:color="auto"/>
        <w:left w:val="none" w:sz="0" w:space="0" w:color="auto"/>
        <w:bottom w:val="none" w:sz="0" w:space="0" w:color="auto"/>
        <w:right w:val="none" w:sz="0" w:space="0" w:color="auto"/>
      </w:divBdr>
    </w:div>
    <w:div w:id="709499932">
      <w:bodyDiv w:val="1"/>
      <w:marLeft w:val="0"/>
      <w:marRight w:val="0"/>
      <w:marTop w:val="0"/>
      <w:marBottom w:val="0"/>
      <w:divBdr>
        <w:top w:val="none" w:sz="0" w:space="0" w:color="auto"/>
        <w:left w:val="none" w:sz="0" w:space="0" w:color="auto"/>
        <w:bottom w:val="none" w:sz="0" w:space="0" w:color="auto"/>
        <w:right w:val="none" w:sz="0" w:space="0" w:color="auto"/>
      </w:divBdr>
    </w:div>
    <w:div w:id="771821526">
      <w:bodyDiv w:val="1"/>
      <w:marLeft w:val="0"/>
      <w:marRight w:val="0"/>
      <w:marTop w:val="0"/>
      <w:marBottom w:val="0"/>
      <w:divBdr>
        <w:top w:val="none" w:sz="0" w:space="0" w:color="auto"/>
        <w:left w:val="none" w:sz="0" w:space="0" w:color="auto"/>
        <w:bottom w:val="none" w:sz="0" w:space="0" w:color="auto"/>
        <w:right w:val="none" w:sz="0" w:space="0" w:color="auto"/>
      </w:divBdr>
    </w:div>
    <w:div w:id="974994575">
      <w:bodyDiv w:val="1"/>
      <w:marLeft w:val="0"/>
      <w:marRight w:val="0"/>
      <w:marTop w:val="0"/>
      <w:marBottom w:val="0"/>
      <w:divBdr>
        <w:top w:val="none" w:sz="0" w:space="0" w:color="auto"/>
        <w:left w:val="none" w:sz="0" w:space="0" w:color="auto"/>
        <w:bottom w:val="none" w:sz="0" w:space="0" w:color="auto"/>
        <w:right w:val="none" w:sz="0" w:space="0" w:color="auto"/>
      </w:divBdr>
    </w:div>
    <w:div w:id="1280719812">
      <w:bodyDiv w:val="1"/>
      <w:marLeft w:val="0"/>
      <w:marRight w:val="0"/>
      <w:marTop w:val="0"/>
      <w:marBottom w:val="0"/>
      <w:divBdr>
        <w:top w:val="none" w:sz="0" w:space="0" w:color="auto"/>
        <w:left w:val="none" w:sz="0" w:space="0" w:color="auto"/>
        <w:bottom w:val="none" w:sz="0" w:space="0" w:color="auto"/>
        <w:right w:val="none" w:sz="0" w:space="0" w:color="auto"/>
      </w:divBdr>
    </w:div>
    <w:div w:id="1311132338">
      <w:bodyDiv w:val="1"/>
      <w:marLeft w:val="0"/>
      <w:marRight w:val="0"/>
      <w:marTop w:val="0"/>
      <w:marBottom w:val="0"/>
      <w:divBdr>
        <w:top w:val="none" w:sz="0" w:space="0" w:color="auto"/>
        <w:left w:val="none" w:sz="0" w:space="0" w:color="auto"/>
        <w:bottom w:val="none" w:sz="0" w:space="0" w:color="auto"/>
        <w:right w:val="none" w:sz="0" w:space="0" w:color="auto"/>
      </w:divBdr>
    </w:div>
    <w:div w:id="1317296454">
      <w:bodyDiv w:val="1"/>
      <w:marLeft w:val="0"/>
      <w:marRight w:val="0"/>
      <w:marTop w:val="0"/>
      <w:marBottom w:val="0"/>
      <w:divBdr>
        <w:top w:val="none" w:sz="0" w:space="0" w:color="auto"/>
        <w:left w:val="none" w:sz="0" w:space="0" w:color="auto"/>
        <w:bottom w:val="none" w:sz="0" w:space="0" w:color="auto"/>
        <w:right w:val="none" w:sz="0" w:space="0" w:color="auto"/>
      </w:divBdr>
    </w:div>
    <w:div w:id="1329360765">
      <w:bodyDiv w:val="1"/>
      <w:marLeft w:val="0"/>
      <w:marRight w:val="0"/>
      <w:marTop w:val="0"/>
      <w:marBottom w:val="0"/>
      <w:divBdr>
        <w:top w:val="none" w:sz="0" w:space="0" w:color="auto"/>
        <w:left w:val="none" w:sz="0" w:space="0" w:color="auto"/>
        <w:bottom w:val="none" w:sz="0" w:space="0" w:color="auto"/>
        <w:right w:val="none" w:sz="0" w:space="0" w:color="auto"/>
      </w:divBdr>
    </w:div>
    <w:div w:id="1331524921">
      <w:bodyDiv w:val="1"/>
      <w:marLeft w:val="0"/>
      <w:marRight w:val="0"/>
      <w:marTop w:val="0"/>
      <w:marBottom w:val="0"/>
      <w:divBdr>
        <w:top w:val="none" w:sz="0" w:space="0" w:color="auto"/>
        <w:left w:val="none" w:sz="0" w:space="0" w:color="auto"/>
        <w:bottom w:val="none" w:sz="0" w:space="0" w:color="auto"/>
        <w:right w:val="none" w:sz="0" w:space="0" w:color="auto"/>
      </w:divBdr>
    </w:div>
    <w:div w:id="1398241826">
      <w:bodyDiv w:val="1"/>
      <w:marLeft w:val="0"/>
      <w:marRight w:val="0"/>
      <w:marTop w:val="0"/>
      <w:marBottom w:val="0"/>
      <w:divBdr>
        <w:top w:val="none" w:sz="0" w:space="0" w:color="auto"/>
        <w:left w:val="none" w:sz="0" w:space="0" w:color="auto"/>
        <w:bottom w:val="none" w:sz="0" w:space="0" w:color="auto"/>
        <w:right w:val="none" w:sz="0" w:space="0" w:color="auto"/>
      </w:divBdr>
    </w:div>
    <w:div w:id="1432093721">
      <w:bodyDiv w:val="1"/>
      <w:marLeft w:val="0"/>
      <w:marRight w:val="0"/>
      <w:marTop w:val="0"/>
      <w:marBottom w:val="0"/>
      <w:divBdr>
        <w:top w:val="none" w:sz="0" w:space="0" w:color="auto"/>
        <w:left w:val="none" w:sz="0" w:space="0" w:color="auto"/>
        <w:bottom w:val="none" w:sz="0" w:space="0" w:color="auto"/>
        <w:right w:val="none" w:sz="0" w:space="0" w:color="auto"/>
      </w:divBdr>
    </w:div>
    <w:div w:id="1609510490">
      <w:bodyDiv w:val="1"/>
      <w:marLeft w:val="0"/>
      <w:marRight w:val="0"/>
      <w:marTop w:val="0"/>
      <w:marBottom w:val="0"/>
      <w:divBdr>
        <w:top w:val="none" w:sz="0" w:space="0" w:color="auto"/>
        <w:left w:val="none" w:sz="0" w:space="0" w:color="auto"/>
        <w:bottom w:val="none" w:sz="0" w:space="0" w:color="auto"/>
        <w:right w:val="none" w:sz="0" w:space="0" w:color="auto"/>
      </w:divBdr>
    </w:div>
    <w:div w:id="1672097223">
      <w:bodyDiv w:val="1"/>
      <w:marLeft w:val="0"/>
      <w:marRight w:val="0"/>
      <w:marTop w:val="0"/>
      <w:marBottom w:val="0"/>
      <w:divBdr>
        <w:top w:val="none" w:sz="0" w:space="0" w:color="auto"/>
        <w:left w:val="none" w:sz="0" w:space="0" w:color="auto"/>
        <w:bottom w:val="none" w:sz="0" w:space="0" w:color="auto"/>
        <w:right w:val="none" w:sz="0" w:space="0" w:color="auto"/>
      </w:divBdr>
    </w:div>
    <w:div w:id="1752846396">
      <w:bodyDiv w:val="1"/>
      <w:marLeft w:val="0"/>
      <w:marRight w:val="0"/>
      <w:marTop w:val="0"/>
      <w:marBottom w:val="0"/>
      <w:divBdr>
        <w:top w:val="none" w:sz="0" w:space="0" w:color="auto"/>
        <w:left w:val="none" w:sz="0" w:space="0" w:color="auto"/>
        <w:bottom w:val="none" w:sz="0" w:space="0" w:color="auto"/>
        <w:right w:val="none" w:sz="0" w:space="0" w:color="auto"/>
      </w:divBdr>
    </w:div>
    <w:div w:id="1778601697">
      <w:bodyDiv w:val="1"/>
      <w:marLeft w:val="0"/>
      <w:marRight w:val="0"/>
      <w:marTop w:val="0"/>
      <w:marBottom w:val="0"/>
      <w:divBdr>
        <w:top w:val="none" w:sz="0" w:space="0" w:color="auto"/>
        <w:left w:val="none" w:sz="0" w:space="0" w:color="auto"/>
        <w:bottom w:val="none" w:sz="0" w:space="0" w:color="auto"/>
        <w:right w:val="none" w:sz="0" w:space="0" w:color="auto"/>
      </w:divBdr>
    </w:div>
    <w:div w:id="1797678329">
      <w:bodyDiv w:val="1"/>
      <w:marLeft w:val="0"/>
      <w:marRight w:val="0"/>
      <w:marTop w:val="0"/>
      <w:marBottom w:val="0"/>
      <w:divBdr>
        <w:top w:val="none" w:sz="0" w:space="0" w:color="auto"/>
        <w:left w:val="none" w:sz="0" w:space="0" w:color="auto"/>
        <w:bottom w:val="none" w:sz="0" w:space="0" w:color="auto"/>
        <w:right w:val="none" w:sz="0" w:space="0" w:color="auto"/>
      </w:divBdr>
    </w:div>
    <w:div w:id="1824080973">
      <w:bodyDiv w:val="1"/>
      <w:marLeft w:val="0"/>
      <w:marRight w:val="0"/>
      <w:marTop w:val="0"/>
      <w:marBottom w:val="0"/>
      <w:divBdr>
        <w:top w:val="none" w:sz="0" w:space="0" w:color="auto"/>
        <w:left w:val="none" w:sz="0" w:space="0" w:color="auto"/>
        <w:bottom w:val="none" w:sz="0" w:space="0" w:color="auto"/>
        <w:right w:val="none" w:sz="0" w:space="0" w:color="auto"/>
      </w:divBdr>
    </w:div>
    <w:div w:id="1894585789">
      <w:bodyDiv w:val="1"/>
      <w:marLeft w:val="0"/>
      <w:marRight w:val="0"/>
      <w:marTop w:val="0"/>
      <w:marBottom w:val="0"/>
      <w:divBdr>
        <w:top w:val="none" w:sz="0" w:space="0" w:color="auto"/>
        <w:left w:val="none" w:sz="0" w:space="0" w:color="auto"/>
        <w:bottom w:val="none" w:sz="0" w:space="0" w:color="auto"/>
        <w:right w:val="none" w:sz="0" w:space="0" w:color="auto"/>
      </w:divBdr>
    </w:div>
    <w:div w:id="190552803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3.xml"/><Relationship Id="rId21" Type="http://schemas.openxmlformats.org/officeDocument/2006/relationships/image" Target="media/image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png"/><Relationship Id="rId18" Type="http://schemas.openxmlformats.org/officeDocument/2006/relationships/header" Target="header2.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3BA12AB6-60A8-CE4F-B502-E698421B8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39</Pages>
  <Words>22041</Words>
  <Characters>125636</Characters>
  <Application>Microsoft Macintosh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Base for Dissertation</vt:lpstr>
    </vt:vector>
  </TitlesOfParts>
  <Company>School of Engineering, JCU</Company>
  <LinksUpToDate>false</LinksUpToDate>
  <CharactersWithSpaces>147383</CharactersWithSpaces>
  <SharedDoc>false</SharedDoc>
  <HLinks>
    <vt:vector size="54" baseType="variant">
      <vt:variant>
        <vt:i4>1048624</vt:i4>
      </vt:variant>
      <vt:variant>
        <vt:i4>50</vt:i4>
      </vt:variant>
      <vt:variant>
        <vt:i4>0</vt:i4>
      </vt:variant>
      <vt:variant>
        <vt:i4>5</vt:i4>
      </vt:variant>
      <vt:variant>
        <vt:lpwstr/>
      </vt:variant>
      <vt:variant>
        <vt:lpwstr>_Toc128107930</vt:lpwstr>
      </vt:variant>
      <vt:variant>
        <vt:i4>1114160</vt:i4>
      </vt:variant>
      <vt:variant>
        <vt:i4>44</vt:i4>
      </vt:variant>
      <vt:variant>
        <vt:i4>0</vt:i4>
      </vt:variant>
      <vt:variant>
        <vt:i4>5</vt:i4>
      </vt:variant>
      <vt:variant>
        <vt:lpwstr/>
      </vt:variant>
      <vt:variant>
        <vt:lpwstr>_Toc128107929</vt:lpwstr>
      </vt:variant>
      <vt:variant>
        <vt:i4>1114160</vt:i4>
      </vt:variant>
      <vt:variant>
        <vt:i4>38</vt:i4>
      </vt:variant>
      <vt:variant>
        <vt:i4>0</vt:i4>
      </vt:variant>
      <vt:variant>
        <vt:i4>5</vt:i4>
      </vt:variant>
      <vt:variant>
        <vt:lpwstr/>
      </vt:variant>
      <vt:variant>
        <vt:lpwstr>_Toc128107928</vt:lpwstr>
      </vt:variant>
      <vt:variant>
        <vt:i4>1114160</vt:i4>
      </vt:variant>
      <vt:variant>
        <vt:i4>32</vt:i4>
      </vt:variant>
      <vt:variant>
        <vt:i4>0</vt:i4>
      </vt:variant>
      <vt:variant>
        <vt:i4>5</vt:i4>
      </vt:variant>
      <vt:variant>
        <vt:lpwstr/>
      </vt:variant>
      <vt:variant>
        <vt:lpwstr>_Toc128107927</vt:lpwstr>
      </vt:variant>
      <vt:variant>
        <vt:i4>1114160</vt:i4>
      </vt:variant>
      <vt:variant>
        <vt:i4>26</vt:i4>
      </vt:variant>
      <vt:variant>
        <vt:i4>0</vt:i4>
      </vt:variant>
      <vt:variant>
        <vt:i4>5</vt:i4>
      </vt:variant>
      <vt:variant>
        <vt:lpwstr/>
      </vt:variant>
      <vt:variant>
        <vt:lpwstr>_Toc128107926</vt:lpwstr>
      </vt:variant>
      <vt:variant>
        <vt:i4>1114160</vt:i4>
      </vt:variant>
      <vt:variant>
        <vt:i4>20</vt:i4>
      </vt:variant>
      <vt:variant>
        <vt:i4>0</vt:i4>
      </vt:variant>
      <vt:variant>
        <vt:i4>5</vt:i4>
      </vt:variant>
      <vt:variant>
        <vt:lpwstr/>
      </vt:variant>
      <vt:variant>
        <vt:lpwstr>_Toc128107925</vt:lpwstr>
      </vt:variant>
      <vt:variant>
        <vt:i4>1114160</vt:i4>
      </vt:variant>
      <vt:variant>
        <vt:i4>14</vt:i4>
      </vt:variant>
      <vt:variant>
        <vt:i4>0</vt:i4>
      </vt:variant>
      <vt:variant>
        <vt:i4>5</vt:i4>
      </vt:variant>
      <vt:variant>
        <vt:lpwstr/>
      </vt:variant>
      <vt:variant>
        <vt:lpwstr>_Toc128107924</vt:lpwstr>
      </vt:variant>
      <vt:variant>
        <vt:i4>1114160</vt:i4>
      </vt:variant>
      <vt:variant>
        <vt:i4>8</vt:i4>
      </vt:variant>
      <vt:variant>
        <vt:i4>0</vt:i4>
      </vt:variant>
      <vt:variant>
        <vt:i4>5</vt:i4>
      </vt:variant>
      <vt:variant>
        <vt:lpwstr/>
      </vt:variant>
      <vt:variant>
        <vt:lpwstr>_Toc128107923</vt:lpwstr>
      </vt:variant>
      <vt:variant>
        <vt:i4>1114160</vt:i4>
      </vt:variant>
      <vt:variant>
        <vt:i4>2</vt:i4>
      </vt:variant>
      <vt:variant>
        <vt:i4>0</vt:i4>
      </vt:variant>
      <vt:variant>
        <vt:i4>5</vt:i4>
      </vt:variant>
      <vt:variant>
        <vt:lpwstr/>
      </vt:variant>
      <vt:variant>
        <vt:lpwstr>_Toc128107922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 for Dissertation</dc:title>
  <dc:subject>EG4011/EG4012</dc:subject>
  <dc:creator>Phil Turner</dc:creator>
  <cp:keywords/>
  <dc:description/>
  <cp:lastModifiedBy>Ashley Gillman</cp:lastModifiedBy>
  <cp:revision>3</cp:revision>
  <cp:lastPrinted>2014-05-09T00:21:00Z</cp:lastPrinted>
  <dcterms:created xsi:type="dcterms:W3CDTF">2014-05-09T00:21:00Z</dcterms:created>
  <dcterms:modified xsi:type="dcterms:W3CDTF">2014-05-09T00:59:00Z</dcterms:modified>
</cp:coreProperties>
</file>